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613C13" w14:textId="58846A69" w:rsidR="00366551" w:rsidRDefault="00366551" w:rsidP="00366551">
      <w:pPr>
        <w:pStyle w:val="Heading2"/>
        <w:tabs>
          <w:tab w:val="clear" w:pos="2160"/>
        </w:tabs>
        <w:spacing w:before="360" w:after="240"/>
        <w:ind w:left="0" w:firstLine="0"/>
        <w:jc w:val="both"/>
        <w:rPr>
          <w:rFonts w:asciiTheme="minorHAnsi" w:hAnsiTheme="minorHAnsi"/>
          <w:color w:val="0000FF"/>
          <w:sz w:val="28"/>
          <w:szCs w:val="28"/>
        </w:rPr>
      </w:pPr>
      <w:r>
        <w:rPr>
          <w:rFonts w:asciiTheme="minorHAnsi" w:hAnsiTheme="minorHAnsi"/>
          <w:color w:val="0000FF"/>
          <w:sz w:val="28"/>
          <w:szCs w:val="28"/>
        </w:rPr>
        <w:t>Meeting Minutes:</w:t>
      </w:r>
      <w:r w:rsidR="000A4316">
        <w:rPr>
          <w:rFonts w:asciiTheme="minorHAnsi" w:hAnsiTheme="minorHAnsi"/>
          <w:color w:val="0000FF"/>
          <w:sz w:val="28"/>
          <w:szCs w:val="28"/>
        </w:rPr>
        <w:t xml:space="preserve"> </w:t>
      </w:r>
    </w:p>
    <w:p w14:paraId="0D4CBCFF" w14:textId="4045CC58" w:rsidR="00366551" w:rsidRDefault="000A4316" w:rsidP="00366551">
      <w:r>
        <w:t>December 17</w:t>
      </w:r>
      <w:r w:rsidRPr="000A4316">
        <w:rPr>
          <w:vertAlign w:val="superscript"/>
        </w:rPr>
        <w:t>th</w:t>
      </w:r>
      <w:r>
        <w:t>, 2014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40"/>
        <w:gridCol w:w="4140"/>
        <w:gridCol w:w="2394"/>
        <w:gridCol w:w="2394"/>
      </w:tblGrid>
      <w:tr w:rsidR="00366551" w:rsidRPr="003F0198" w14:paraId="3684A82A" w14:textId="77777777" w:rsidTr="00366551">
        <w:tc>
          <w:tcPr>
            <w:tcW w:w="540" w:type="dxa"/>
          </w:tcPr>
          <w:p w14:paraId="426129B6" w14:textId="1A342F59" w:rsidR="00366551" w:rsidRPr="003F0198" w:rsidRDefault="00366551" w:rsidP="00366551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NO</w:t>
            </w:r>
          </w:p>
        </w:tc>
        <w:tc>
          <w:tcPr>
            <w:tcW w:w="4140" w:type="dxa"/>
          </w:tcPr>
          <w:p w14:paraId="248A0F39" w14:textId="5F0925DF" w:rsidR="00366551" w:rsidRPr="003F0198" w:rsidRDefault="00366551" w:rsidP="00366551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MINUTES</w:t>
            </w:r>
          </w:p>
        </w:tc>
        <w:tc>
          <w:tcPr>
            <w:tcW w:w="2394" w:type="dxa"/>
          </w:tcPr>
          <w:p w14:paraId="5F76CAF5" w14:textId="7CFED338" w:rsidR="00366551" w:rsidRPr="003F0198" w:rsidRDefault="00366551" w:rsidP="00366551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ACTION ITEM ON</w:t>
            </w:r>
          </w:p>
        </w:tc>
        <w:tc>
          <w:tcPr>
            <w:tcW w:w="2394" w:type="dxa"/>
          </w:tcPr>
          <w:p w14:paraId="6B54FD41" w14:textId="56FA0B2C" w:rsidR="00366551" w:rsidRPr="003F0198" w:rsidRDefault="00366551" w:rsidP="00366551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STATUS</w:t>
            </w:r>
          </w:p>
        </w:tc>
      </w:tr>
      <w:tr w:rsidR="00366551" w:rsidRPr="003F0198" w14:paraId="7F7B3225" w14:textId="77777777" w:rsidTr="00366551">
        <w:tc>
          <w:tcPr>
            <w:tcW w:w="540" w:type="dxa"/>
          </w:tcPr>
          <w:p w14:paraId="1ED44B58" w14:textId="6F488835" w:rsidR="00366551" w:rsidRPr="003F0198" w:rsidRDefault="003F0198" w:rsidP="00366551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1</w:t>
            </w:r>
          </w:p>
        </w:tc>
        <w:tc>
          <w:tcPr>
            <w:tcW w:w="4140" w:type="dxa"/>
          </w:tcPr>
          <w:p w14:paraId="515B2059" w14:textId="6B4F7ABE" w:rsidR="00366551" w:rsidRPr="003F0198" w:rsidRDefault="003F0198" w:rsidP="003F0198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Figure out XL</w:t>
            </w:r>
            <w:r>
              <w:rPr>
                <w:sz w:val="20"/>
                <w:szCs w:val="20"/>
              </w:rPr>
              <w:t xml:space="preserve">SX file </w:t>
            </w:r>
            <w:r w:rsidRPr="003F0198">
              <w:rPr>
                <w:sz w:val="20"/>
                <w:szCs w:val="20"/>
              </w:rPr>
              <w:t>Limit and Linked in Message Limit.</w:t>
            </w:r>
            <w:r>
              <w:rPr>
                <w:sz w:val="20"/>
                <w:szCs w:val="20"/>
              </w:rPr>
              <w:t xml:space="preserve"> Since application is going to send custom email message it is important to have flexibility here</w:t>
            </w:r>
          </w:p>
        </w:tc>
        <w:tc>
          <w:tcPr>
            <w:tcW w:w="2394" w:type="dxa"/>
          </w:tcPr>
          <w:p w14:paraId="2FF4C4B5" w14:textId="297FFFF7" w:rsidR="00366551" w:rsidRPr="003F0198" w:rsidRDefault="003F0198" w:rsidP="00366551">
            <w:pPr>
              <w:jc w:val="center"/>
              <w:rPr>
                <w:sz w:val="20"/>
                <w:szCs w:val="20"/>
              </w:rPr>
            </w:pPr>
            <w:proofErr w:type="spellStart"/>
            <w:r w:rsidRPr="003F0198"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5C2B2D71" w14:textId="4F81DF35" w:rsidR="00366551" w:rsidRPr="003F0198" w:rsidRDefault="00FA4BD1" w:rsidP="00FA4BD1">
            <w:pPr>
              <w:jc w:val="center"/>
              <w:rPr>
                <w:sz w:val="20"/>
                <w:szCs w:val="20"/>
              </w:rPr>
            </w:pPr>
            <w:del w:id="0" w:author="Muthukumaran M" w:date="2015-01-01T16:15:00Z">
              <w:r w:rsidDel="00BC63AD">
                <w:rPr>
                  <w:sz w:val="20"/>
                  <w:szCs w:val="20"/>
                </w:rPr>
                <w:delText>Not Started (Point 3 will nullify for XL but good idea to check at LI)</w:delText>
              </w:r>
            </w:del>
            <w:ins w:id="1" w:author="Muthukumaran M" w:date="2015-01-01T16:15:00Z">
              <w:r w:rsidR="00BC63AD">
                <w:rPr>
                  <w:sz w:val="20"/>
                  <w:szCs w:val="20"/>
                </w:rPr>
                <w:t>Refer PROJECT FACT SECTION</w:t>
              </w:r>
            </w:ins>
          </w:p>
        </w:tc>
      </w:tr>
      <w:tr w:rsidR="003F0198" w:rsidRPr="003F0198" w14:paraId="59D22E56" w14:textId="77777777" w:rsidTr="00366551">
        <w:tc>
          <w:tcPr>
            <w:tcW w:w="540" w:type="dxa"/>
          </w:tcPr>
          <w:p w14:paraId="18AF6619" w14:textId="187C8C2B" w:rsidR="003F0198" w:rsidRPr="003F0198" w:rsidRDefault="003F0198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140" w:type="dxa"/>
          </w:tcPr>
          <w:p w14:paraId="15346136" w14:textId="77777777" w:rsidR="003F0198" w:rsidRDefault="00D57A63" w:rsidP="00366551">
            <w:pPr>
              <w:jc w:val="center"/>
              <w:rPr>
                <w:sz w:val="20"/>
                <w:szCs w:val="20"/>
              </w:rPr>
            </w:pPr>
            <w:r w:rsidRPr="00D57A63">
              <w:rPr>
                <w:sz w:val="20"/>
                <w:szCs w:val="20"/>
              </w:rPr>
              <w:t>Provide more description to the header given in XLSX configuration file. We should be able to make use of Comments/Note</w:t>
            </w:r>
          </w:p>
          <w:p w14:paraId="1BEC8F52" w14:textId="133BCA8F" w:rsidR="00D57A63" w:rsidRPr="00D57A63" w:rsidRDefault="00D57A63" w:rsidP="00D57A63">
            <w:pPr>
              <w:rPr>
                <w:sz w:val="20"/>
                <w:szCs w:val="20"/>
              </w:rPr>
            </w:pPr>
            <w:r w:rsidRPr="00D57A63">
              <w:rPr>
                <w:b/>
                <w:sz w:val="20"/>
                <w:szCs w:val="20"/>
                <w:u w:val="single"/>
              </w:rPr>
              <w:t>Example:</w:t>
            </w:r>
            <w:r>
              <w:rPr>
                <w:b/>
                <w:sz w:val="20"/>
                <w:szCs w:val="20"/>
                <w:u w:val="single"/>
              </w:rPr>
              <w:t xml:space="preserve"> </w:t>
            </w:r>
            <w:r w:rsidRPr="00D57A63">
              <w:rPr>
                <w:sz w:val="20"/>
                <w:szCs w:val="20"/>
              </w:rPr>
              <w:t>EMAIL</w:t>
            </w:r>
            <w:r>
              <w:rPr>
                <w:sz w:val="20"/>
                <w:szCs w:val="20"/>
              </w:rPr>
              <w:t>,</w:t>
            </w:r>
            <w:r w:rsidRPr="00D57A63">
              <w:rPr>
                <w:sz w:val="20"/>
                <w:szCs w:val="20"/>
              </w:rPr>
              <w:t>PASSWORD</w:t>
            </w:r>
            <w:r>
              <w:rPr>
                <w:sz w:val="20"/>
                <w:szCs w:val="20"/>
              </w:rPr>
              <w:t>,</w:t>
            </w:r>
            <w:r w:rsidRPr="00D57A63">
              <w:rPr>
                <w:sz w:val="20"/>
                <w:szCs w:val="20"/>
              </w:rPr>
              <w:t>OFFSET</w:t>
            </w:r>
            <w:r>
              <w:rPr>
                <w:sz w:val="20"/>
                <w:szCs w:val="20"/>
              </w:rPr>
              <w:t>,</w:t>
            </w:r>
            <w:r w:rsidRPr="00D57A63">
              <w:rPr>
                <w:sz w:val="20"/>
                <w:szCs w:val="20"/>
              </w:rPr>
              <w:t>COUNT</w:t>
            </w:r>
            <w:r>
              <w:rPr>
                <w:sz w:val="20"/>
                <w:szCs w:val="20"/>
              </w:rPr>
              <w:t xml:space="preserve">, </w:t>
            </w:r>
            <w:r w:rsidRPr="00D57A63">
              <w:rPr>
                <w:sz w:val="20"/>
                <w:szCs w:val="20"/>
              </w:rPr>
              <w:t>TIMEOUT - It s</w:t>
            </w:r>
            <w:r>
              <w:rPr>
                <w:sz w:val="20"/>
                <w:szCs w:val="20"/>
              </w:rPr>
              <w:t>hould be elaborated so that any</w:t>
            </w:r>
            <w:r w:rsidRPr="00D57A63">
              <w:rPr>
                <w:sz w:val="20"/>
                <w:szCs w:val="20"/>
              </w:rPr>
              <w:t>one can understand</w:t>
            </w:r>
            <w:r>
              <w:rPr>
                <w:sz w:val="20"/>
                <w:szCs w:val="20"/>
              </w:rPr>
              <w:t xml:space="preserve"> while running program</w:t>
            </w:r>
          </w:p>
        </w:tc>
        <w:tc>
          <w:tcPr>
            <w:tcW w:w="2394" w:type="dxa"/>
          </w:tcPr>
          <w:p w14:paraId="5D430624" w14:textId="77D6794E" w:rsidR="003F0198" w:rsidRPr="003F0198" w:rsidRDefault="00D57A63" w:rsidP="00366551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6F4F8C9C" w14:textId="79F8AFBA" w:rsidR="003F0198" w:rsidRPr="003F0198" w:rsidRDefault="00D57A63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Started</w:t>
            </w:r>
          </w:p>
        </w:tc>
      </w:tr>
      <w:tr w:rsidR="00D57A63" w:rsidRPr="003F0198" w14:paraId="4C833C23" w14:textId="77777777" w:rsidTr="00366551">
        <w:tc>
          <w:tcPr>
            <w:tcW w:w="540" w:type="dxa"/>
          </w:tcPr>
          <w:p w14:paraId="70310059" w14:textId="61A6FA22" w:rsidR="00D57A63" w:rsidRDefault="00D57A63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140" w:type="dxa"/>
          </w:tcPr>
          <w:p w14:paraId="22E755CA" w14:textId="09470140" w:rsidR="00D57A63" w:rsidRPr="00D57A63" w:rsidRDefault="00D57A63" w:rsidP="00D57A6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D57A63">
              <w:rPr>
                <w:sz w:val="20"/>
                <w:szCs w:val="20"/>
              </w:rPr>
              <w:t xml:space="preserve">eparate out Input </w:t>
            </w:r>
            <w:r>
              <w:rPr>
                <w:sz w:val="20"/>
                <w:szCs w:val="20"/>
              </w:rPr>
              <w:t>data</w:t>
            </w:r>
            <w:r w:rsidRPr="00D57A63">
              <w:rPr>
                <w:sz w:val="20"/>
                <w:szCs w:val="20"/>
              </w:rPr>
              <w:t xml:space="preserve"> from configuration file. This will help Vishal to use third party/</w:t>
            </w:r>
            <w:r>
              <w:rPr>
                <w:sz w:val="20"/>
                <w:szCs w:val="20"/>
              </w:rPr>
              <w:t>team to send input file with</w:t>
            </w:r>
            <w:r w:rsidRPr="00D57A63">
              <w:rPr>
                <w:sz w:val="20"/>
                <w:szCs w:val="20"/>
              </w:rPr>
              <w:t>out have to share entire configuration file</w:t>
            </w:r>
          </w:p>
        </w:tc>
        <w:tc>
          <w:tcPr>
            <w:tcW w:w="2394" w:type="dxa"/>
          </w:tcPr>
          <w:p w14:paraId="1FD2D8D0" w14:textId="0407B49E" w:rsidR="00D57A63" w:rsidRDefault="00D57A63" w:rsidP="00366551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76D46067" w14:textId="29905384" w:rsidR="00D57A63" w:rsidRDefault="00D57A63" w:rsidP="00BC63AD">
            <w:pPr>
              <w:jc w:val="center"/>
              <w:rPr>
                <w:sz w:val="20"/>
                <w:szCs w:val="20"/>
              </w:rPr>
            </w:pPr>
            <w:del w:id="2" w:author="Muthukumaran M" w:date="2015-01-01T16:15:00Z">
              <w:r w:rsidDel="00BC63AD">
                <w:rPr>
                  <w:sz w:val="20"/>
                  <w:szCs w:val="20"/>
                </w:rPr>
                <w:delText>WIP</w:delText>
              </w:r>
              <w:r w:rsidR="00BA4D7F" w:rsidDel="00BC63AD">
                <w:rPr>
                  <w:sz w:val="20"/>
                  <w:szCs w:val="20"/>
                </w:rPr>
                <w:delText xml:space="preserve"> – Reverted code which reads XL and added OpenCVS code to read Input file</w:delText>
              </w:r>
            </w:del>
            <w:ins w:id="3" w:author="Muthukumaran M" w:date="2015-01-01T16:15:00Z">
              <w:r w:rsidR="00BC63AD">
                <w:rPr>
                  <w:sz w:val="20"/>
                  <w:szCs w:val="20"/>
                </w:rPr>
                <w:t>DONE. B</w:t>
              </w:r>
            </w:ins>
            <w:ins w:id="4" w:author="Muthukumaran M" w:date="2015-01-01T16:16:00Z">
              <w:r w:rsidR="00BC63AD">
                <w:rPr>
                  <w:sz w:val="20"/>
                  <w:szCs w:val="20"/>
                </w:rPr>
                <w:t>oth</w:t>
              </w:r>
            </w:ins>
            <w:ins w:id="5" w:author="Muthukumaran M" w:date="2015-01-01T16:15:00Z">
              <w:r w:rsidR="00BC63AD">
                <w:rPr>
                  <w:sz w:val="20"/>
                  <w:szCs w:val="20"/>
                </w:rPr>
                <w:t xml:space="preserve"> </w:t>
              </w:r>
            </w:ins>
            <w:ins w:id="6" w:author="Muthukumaran M" w:date="2015-01-01T16:16:00Z">
              <w:r w:rsidR="00BC63AD">
                <w:rPr>
                  <w:sz w:val="20"/>
                  <w:szCs w:val="20"/>
                </w:rPr>
                <w:t>files are kept separate in XLSX format</w:t>
              </w:r>
            </w:ins>
          </w:p>
        </w:tc>
      </w:tr>
      <w:tr w:rsidR="00D57A63" w:rsidRPr="003F0198" w14:paraId="2AEC712F" w14:textId="77777777" w:rsidTr="00366551">
        <w:tc>
          <w:tcPr>
            <w:tcW w:w="540" w:type="dxa"/>
          </w:tcPr>
          <w:p w14:paraId="566CA3FA" w14:textId="4BBEE1CE" w:rsidR="00D57A63" w:rsidRDefault="00D57A63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140" w:type="dxa"/>
          </w:tcPr>
          <w:p w14:paraId="6B4B12DF" w14:textId="77777777" w:rsidR="00D57A63" w:rsidRDefault="00D57A63" w:rsidP="00D57A6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D57A63">
              <w:rPr>
                <w:sz w:val="20"/>
                <w:szCs w:val="20"/>
              </w:rPr>
              <w:t>pdate program with informational message while running</w:t>
            </w:r>
            <w:r>
              <w:rPr>
                <w:sz w:val="20"/>
                <w:szCs w:val="20"/>
              </w:rPr>
              <w:t xml:space="preserve">. </w:t>
            </w:r>
          </w:p>
          <w:p w14:paraId="20DB8471" w14:textId="3A1FEF5F" w:rsidR="00D57A63" w:rsidRDefault="00D57A63" w:rsidP="00D57A63">
            <w:pPr>
              <w:jc w:val="center"/>
              <w:rPr>
                <w:sz w:val="20"/>
                <w:szCs w:val="20"/>
              </w:rPr>
            </w:pPr>
            <w:r w:rsidRPr="00D57A63">
              <w:rPr>
                <w:b/>
                <w:sz w:val="20"/>
                <w:szCs w:val="20"/>
                <w:u w:val="single"/>
              </w:rPr>
              <w:t>Example:</w:t>
            </w:r>
            <w:r w:rsidRPr="00D57A63">
              <w:rPr>
                <w:sz w:val="20"/>
                <w:szCs w:val="20"/>
              </w:rPr>
              <w:t xml:space="preserve"> While starting application it pops-up dialog window which should be given with notes for user to understand what they should with dialog window</w:t>
            </w:r>
          </w:p>
        </w:tc>
        <w:tc>
          <w:tcPr>
            <w:tcW w:w="2394" w:type="dxa"/>
          </w:tcPr>
          <w:p w14:paraId="207495A1" w14:textId="762EDAD0" w:rsidR="00D57A63" w:rsidRDefault="00D57A63" w:rsidP="00366551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339D0C45" w14:textId="67030DC4" w:rsidR="00D57A63" w:rsidRDefault="00BA4D7F" w:rsidP="00BA4D7F">
            <w:pPr>
              <w:jc w:val="center"/>
              <w:rPr>
                <w:sz w:val="20"/>
                <w:szCs w:val="20"/>
              </w:rPr>
            </w:pPr>
            <w:del w:id="7" w:author="Muthukumaran M" w:date="2015-01-01T16:16:00Z">
              <w:r w:rsidDel="00BC63AD">
                <w:rPr>
                  <w:sz w:val="20"/>
                  <w:szCs w:val="20"/>
                </w:rPr>
                <w:delText>Not Started</w:delText>
              </w:r>
            </w:del>
            <w:ins w:id="8" w:author="Muthukumaran M" w:date="2015-01-01T16:16:00Z">
              <w:r w:rsidR="00BC63AD">
                <w:rPr>
                  <w:sz w:val="20"/>
                  <w:szCs w:val="20"/>
                </w:rPr>
                <w:t>DONE. TAKEN CARE</w:t>
              </w:r>
            </w:ins>
          </w:p>
        </w:tc>
      </w:tr>
      <w:tr w:rsidR="00D57A63" w:rsidRPr="003F0198" w14:paraId="56F7A87B" w14:textId="77777777" w:rsidTr="00366551">
        <w:tc>
          <w:tcPr>
            <w:tcW w:w="540" w:type="dxa"/>
          </w:tcPr>
          <w:p w14:paraId="0555A447" w14:textId="7607619A" w:rsidR="00D57A63" w:rsidRDefault="00D57A63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140" w:type="dxa"/>
          </w:tcPr>
          <w:p w14:paraId="153F9A03" w14:textId="77777777" w:rsidR="00D57A63" w:rsidRDefault="00D57A63" w:rsidP="00D57A63">
            <w:pPr>
              <w:jc w:val="center"/>
              <w:rPr>
                <w:sz w:val="20"/>
                <w:szCs w:val="20"/>
              </w:rPr>
            </w:pPr>
            <w:r w:rsidRPr="00D57A63">
              <w:rPr>
                <w:sz w:val="20"/>
                <w:szCs w:val="20"/>
              </w:rPr>
              <w:t>During demo it was figured out that following URL kind is not working as it gives drop-down option for user to select the Connect button.</w:t>
            </w:r>
          </w:p>
          <w:p w14:paraId="418BE413" w14:textId="2ED3969F" w:rsidR="00D57A63" w:rsidRDefault="00660057" w:rsidP="00D57A63">
            <w:pPr>
              <w:jc w:val="center"/>
              <w:rPr>
                <w:sz w:val="20"/>
                <w:szCs w:val="20"/>
              </w:rPr>
            </w:pPr>
            <w:hyperlink r:id="rId12" w:history="1">
              <w:r w:rsidR="00D57A63" w:rsidRPr="00522BB9">
                <w:rPr>
                  <w:rStyle w:val="Hyperlink"/>
                  <w:sz w:val="20"/>
                  <w:szCs w:val="20"/>
                </w:rPr>
                <w:t>https://www.linkedin.com/pub/trisha-fox/aa/92/1a1</w:t>
              </w:r>
            </w:hyperlink>
            <w:r w:rsidR="00D57A6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94" w:type="dxa"/>
          </w:tcPr>
          <w:p w14:paraId="2EB99428" w14:textId="064619C6" w:rsidR="00D57A63" w:rsidRDefault="00D57A63" w:rsidP="00366551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2075818C" w14:textId="70CBE816" w:rsidR="00D57A63" w:rsidRDefault="00D57A63" w:rsidP="00BA4D7F">
            <w:pPr>
              <w:jc w:val="center"/>
              <w:rPr>
                <w:sz w:val="20"/>
                <w:szCs w:val="20"/>
              </w:rPr>
            </w:pPr>
            <w:del w:id="9" w:author="Muthukumaran M" w:date="2015-01-01T16:16:00Z">
              <w:r w:rsidDel="00BC63AD">
                <w:rPr>
                  <w:sz w:val="20"/>
                  <w:szCs w:val="20"/>
                </w:rPr>
                <w:delText>WIP</w:delText>
              </w:r>
              <w:r w:rsidR="00BA4D7F" w:rsidDel="00BC63AD">
                <w:rPr>
                  <w:sz w:val="20"/>
                  <w:szCs w:val="20"/>
                </w:rPr>
                <w:delText xml:space="preserve"> - Got passed with dropdown and able to click connect button from dropdown</w:delText>
              </w:r>
            </w:del>
            <w:ins w:id="10" w:author="Muthukumaran M" w:date="2015-01-01T16:16:00Z">
              <w:r w:rsidR="00BC63AD">
                <w:rPr>
                  <w:sz w:val="20"/>
                  <w:szCs w:val="20"/>
                </w:rPr>
                <w:t xml:space="preserve">DONE. </w:t>
              </w:r>
            </w:ins>
            <w:ins w:id="11" w:author="Muthukumaran M" w:date="2015-01-01T16:17:00Z">
              <w:r w:rsidR="00BC63AD">
                <w:rPr>
                  <w:sz w:val="20"/>
                  <w:szCs w:val="20"/>
                </w:rPr>
                <w:t xml:space="preserve">Program takes care of such </w:t>
              </w:r>
              <w:proofErr w:type="spellStart"/>
              <w:r w:rsidR="00BC63AD">
                <w:rPr>
                  <w:sz w:val="20"/>
                  <w:szCs w:val="20"/>
                </w:rPr>
                <w:t>porfile</w:t>
              </w:r>
              <w:proofErr w:type="spellEnd"/>
              <w:r w:rsidR="00BC63AD">
                <w:rPr>
                  <w:sz w:val="20"/>
                  <w:szCs w:val="20"/>
                </w:rPr>
                <w:t xml:space="preserve"> links now</w:t>
              </w:r>
            </w:ins>
          </w:p>
        </w:tc>
      </w:tr>
      <w:tr w:rsidR="00D57A63" w:rsidRPr="003F0198" w14:paraId="0705C9CB" w14:textId="77777777" w:rsidTr="00366551">
        <w:tc>
          <w:tcPr>
            <w:tcW w:w="540" w:type="dxa"/>
          </w:tcPr>
          <w:p w14:paraId="3DD1C587" w14:textId="041B1B62" w:rsidR="00D57A63" w:rsidRDefault="00D57A63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140" w:type="dxa"/>
          </w:tcPr>
          <w:p w14:paraId="33939A58" w14:textId="491F7B83" w:rsidR="00D57A63" w:rsidRPr="00D57A63" w:rsidRDefault="00E73D8B" w:rsidP="00D57A6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will need more test accounts while we progress</w:t>
            </w:r>
          </w:p>
        </w:tc>
        <w:tc>
          <w:tcPr>
            <w:tcW w:w="2394" w:type="dxa"/>
          </w:tcPr>
          <w:p w14:paraId="4094F4B1" w14:textId="57D22748" w:rsidR="00D57A63" w:rsidRDefault="00E73D8B" w:rsidP="0036655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Vishal</w:t>
            </w:r>
          </w:p>
        </w:tc>
        <w:tc>
          <w:tcPr>
            <w:tcW w:w="2394" w:type="dxa"/>
          </w:tcPr>
          <w:p w14:paraId="2D7BF229" w14:textId="190D3724" w:rsidR="00D57A63" w:rsidRDefault="00E73D8B" w:rsidP="00366551">
            <w:pPr>
              <w:jc w:val="center"/>
              <w:rPr>
                <w:sz w:val="20"/>
                <w:szCs w:val="20"/>
              </w:rPr>
            </w:pPr>
            <w:del w:id="12" w:author="Muthukumaran M" w:date="2015-01-09T15:07:00Z">
              <w:r w:rsidDel="00CE28F3">
                <w:rPr>
                  <w:sz w:val="20"/>
                  <w:szCs w:val="20"/>
                </w:rPr>
                <w:delText>WIP</w:delText>
              </w:r>
            </w:del>
            <w:ins w:id="13" w:author="Muthukumaran M" w:date="2015-01-09T15:07:00Z">
              <w:r w:rsidR="00CE28F3">
                <w:rPr>
                  <w:sz w:val="20"/>
                  <w:szCs w:val="20"/>
                </w:rPr>
                <w:t>COMPLETED</w:t>
              </w:r>
            </w:ins>
          </w:p>
        </w:tc>
      </w:tr>
    </w:tbl>
    <w:p w14:paraId="790EEBF9" w14:textId="77777777" w:rsidR="00AF0779" w:rsidRDefault="00AF0779" w:rsidP="00AF0779">
      <w:pPr>
        <w:pStyle w:val="Heading2"/>
        <w:tabs>
          <w:tab w:val="clear" w:pos="2160"/>
        </w:tabs>
        <w:spacing w:before="360" w:after="240"/>
        <w:ind w:left="0" w:firstLine="0"/>
        <w:jc w:val="both"/>
        <w:rPr>
          <w:rFonts w:asciiTheme="minorHAnsi" w:hAnsiTheme="minorHAnsi"/>
          <w:color w:val="0000FF"/>
          <w:sz w:val="28"/>
          <w:szCs w:val="28"/>
        </w:rPr>
      </w:pPr>
      <w:r>
        <w:rPr>
          <w:rFonts w:asciiTheme="minorHAnsi" w:hAnsiTheme="minorHAnsi"/>
          <w:color w:val="0000FF"/>
          <w:sz w:val="28"/>
          <w:szCs w:val="28"/>
        </w:rPr>
        <w:lastRenderedPageBreak/>
        <w:t xml:space="preserve">Meeting Minutes: </w:t>
      </w:r>
    </w:p>
    <w:p w14:paraId="7314DFF4" w14:textId="01EF012A" w:rsidR="00AF0779" w:rsidRDefault="00AF0779" w:rsidP="00AF0779">
      <w:r>
        <w:t>January 2</w:t>
      </w:r>
      <w:r w:rsidRPr="00AF0779">
        <w:rPr>
          <w:vertAlign w:val="superscript"/>
        </w:rPr>
        <w:t>nd</w:t>
      </w:r>
      <w:r>
        <w:t>, 2015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40"/>
        <w:gridCol w:w="4140"/>
        <w:gridCol w:w="2394"/>
        <w:gridCol w:w="2394"/>
      </w:tblGrid>
      <w:tr w:rsidR="00AF0779" w:rsidRPr="003F0198" w14:paraId="18C72ABE" w14:textId="77777777" w:rsidTr="00221A39">
        <w:tc>
          <w:tcPr>
            <w:tcW w:w="540" w:type="dxa"/>
          </w:tcPr>
          <w:p w14:paraId="4B7909CA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NO</w:t>
            </w:r>
          </w:p>
        </w:tc>
        <w:tc>
          <w:tcPr>
            <w:tcW w:w="4140" w:type="dxa"/>
          </w:tcPr>
          <w:p w14:paraId="7D7976CD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MINUTES</w:t>
            </w:r>
          </w:p>
        </w:tc>
        <w:tc>
          <w:tcPr>
            <w:tcW w:w="2394" w:type="dxa"/>
          </w:tcPr>
          <w:p w14:paraId="37CF904F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ACTION ITEM ON</w:t>
            </w:r>
          </w:p>
        </w:tc>
        <w:tc>
          <w:tcPr>
            <w:tcW w:w="2394" w:type="dxa"/>
          </w:tcPr>
          <w:p w14:paraId="30DFE7AA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STATUS</w:t>
            </w:r>
          </w:p>
        </w:tc>
      </w:tr>
      <w:tr w:rsidR="00AF0779" w:rsidRPr="003F0198" w14:paraId="12EEE251" w14:textId="77777777" w:rsidTr="00221A39">
        <w:tc>
          <w:tcPr>
            <w:tcW w:w="540" w:type="dxa"/>
          </w:tcPr>
          <w:p w14:paraId="2BBF8787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1</w:t>
            </w:r>
          </w:p>
        </w:tc>
        <w:tc>
          <w:tcPr>
            <w:tcW w:w="4140" w:type="dxa"/>
          </w:tcPr>
          <w:p w14:paraId="6DBF0AF9" w14:textId="66F5CF89" w:rsidR="00AF0779" w:rsidRPr="003F0198" w:rsidRDefault="00DE6954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JAR and input file and other configuration file to Vishal</w:t>
            </w:r>
          </w:p>
        </w:tc>
        <w:tc>
          <w:tcPr>
            <w:tcW w:w="2394" w:type="dxa"/>
          </w:tcPr>
          <w:p w14:paraId="5514F6DB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proofErr w:type="spellStart"/>
            <w:r w:rsidRPr="003F0198"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204F07E7" w14:textId="20B80E4D" w:rsidR="00AF0779" w:rsidRPr="003F0198" w:rsidRDefault="00DE6954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COMPLETED</w:t>
            </w:r>
          </w:p>
        </w:tc>
      </w:tr>
      <w:tr w:rsidR="00AF0779" w:rsidRPr="003F0198" w14:paraId="7E5F5459" w14:textId="77777777" w:rsidTr="00221A39">
        <w:tc>
          <w:tcPr>
            <w:tcW w:w="540" w:type="dxa"/>
          </w:tcPr>
          <w:p w14:paraId="716CF625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140" w:type="dxa"/>
          </w:tcPr>
          <w:p w14:paraId="38D23198" w14:textId="75401BFA" w:rsidR="00AF0779" w:rsidRPr="00D57A63" w:rsidRDefault="00DE6954" w:rsidP="00221A3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Change INPUT column name as </w:t>
            </w:r>
            <w:r>
              <w:rPr>
                <w:color w:val="000000"/>
              </w:rPr>
              <w:t>INPUT_FILE_NAME_WITH_LOCATION</w:t>
            </w:r>
          </w:p>
        </w:tc>
        <w:tc>
          <w:tcPr>
            <w:tcW w:w="2394" w:type="dxa"/>
          </w:tcPr>
          <w:p w14:paraId="72C55661" w14:textId="77777777" w:rsidR="00AF0779" w:rsidRPr="003F0198" w:rsidRDefault="00AF0779" w:rsidP="00221A3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178FAFFE" w14:textId="00403DBA" w:rsidR="00AF0779" w:rsidRPr="003F0198" w:rsidRDefault="00DE6954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COMPLETED</w:t>
            </w:r>
          </w:p>
        </w:tc>
      </w:tr>
      <w:tr w:rsidR="00AF0779" w:rsidRPr="003F0198" w14:paraId="0FA48828" w14:textId="77777777" w:rsidTr="00221A39">
        <w:tc>
          <w:tcPr>
            <w:tcW w:w="540" w:type="dxa"/>
          </w:tcPr>
          <w:p w14:paraId="2A33D990" w14:textId="77777777" w:rsidR="00AF0779" w:rsidRDefault="00AF0779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140" w:type="dxa"/>
          </w:tcPr>
          <w:p w14:paraId="222E2D46" w14:textId="3E5726D9" w:rsidR="00AF0779" w:rsidRPr="00D57A63" w:rsidRDefault="00F25A75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Trustable Proxy provider</w:t>
            </w:r>
          </w:p>
        </w:tc>
        <w:tc>
          <w:tcPr>
            <w:tcW w:w="2394" w:type="dxa"/>
          </w:tcPr>
          <w:p w14:paraId="608BA69A" w14:textId="77777777" w:rsidR="00AF0779" w:rsidRDefault="00AF0779" w:rsidP="00221A3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6883496B" w14:textId="2B90561C" w:rsidR="00AF0779" w:rsidRDefault="00F25A75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COMPLETED. Refer Finds and Facts section</w:t>
            </w:r>
          </w:p>
        </w:tc>
      </w:tr>
      <w:tr w:rsidR="00AF0779" w:rsidRPr="003F0198" w14:paraId="4D1275CA" w14:textId="77777777" w:rsidTr="00221A39">
        <w:tc>
          <w:tcPr>
            <w:tcW w:w="540" w:type="dxa"/>
          </w:tcPr>
          <w:p w14:paraId="36082ACB" w14:textId="77777777" w:rsidR="00AF0779" w:rsidRDefault="00AF0779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140" w:type="dxa"/>
          </w:tcPr>
          <w:p w14:paraId="2C7F19F4" w14:textId="0C85690E" w:rsidR="00AF0779" w:rsidRDefault="00F25A75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Vishal to provide 5 more test accounts and provide </w:t>
            </w:r>
            <w:proofErr w:type="spellStart"/>
            <w:r>
              <w:rPr>
                <w:sz w:val="20"/>
                <w:szCs w:val="20"/>
              </w:rPr>
              <w:t>profile_link</w:t>
            </w:r>
            <w:proofErr w:type="spellEnd"/>
            <w:r>
              <w:rPr>
                <w:sz w:val="20"/>
                <w:szCs w:val="20"/>
              </w:rPr>
              <w:t xml:space="preserve"> for those sample accounts given earlier after security verification</w:t>
            </w:r>
          </w:p>
        </w:tc>
        <w:tc>
          <w:tcPr>
            <w:tcW w:w="2394" w:type="dxa"/>
          </w:tcPr>
          <w:p w14:paraId="23137B23" w14:textId="4F844B27" w:rsidR="00AF0779" w:rsidRDefault="00F25A75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Vishal</w:t>
            </w:r>
          </w:p>
        </w:tc>
        <w:tc>
          <w:tcPr>
            <w:tcW w:w="2394" w:type="dxa"/>
          </w:tcPr>
          <w:p w14:paraId="3D67AADB" w14:textId="4E9ABA13" w:rsidR="00AF0779" w:rsidRDefault="000336ED" w:rsidP="00221A39">
            <w:pPr>
              <w:jc w:val="center"/>
              <w:rPr>
                <w:sz w:val="20"/>
                <w:szCs w:val="20"/>
              </w:rPr>
            </w:pPr>
            <w:ins w:id="14" w:author="Muthukumaran M" w:date="2015-01-09T15:04:00Z">
              <w:r>
                <w:rPr>
                  <w:sz w:val="20"/>
                  <w:szCs w:val="20"/>
                </w:rPr>
                <w:t>COMPLETED</w:t>
              </w:r>
            </w:ins>
          </w:p>
        </w:tc>
      </w:tr>
      <w:tr w:rsidR="00AF0779" w:rsidRPr="003F0198" w14:paraId="2294A882" w14:textId="77777777" w:rsidTr="00221A39">
        <w:tc>
          <w:tcPr>
            <w:tcW w:w="540" w:type="dxa"/>
          </w:tcPr>
          <w:p w14:paraId="583DA53E" w14:textId="77777777" w:rsidR="00AF0779" w:rsidRDefault="00AF0779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140" w:type="dxa"/>
          </w:tcPr>
          <w:p w14:paraId="2176254E" w14:textId="5E860B57" w:rsidR="00AF0779" w:rsidRDefault="00F25A75" w:rsidP="008C2F4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Vishal to test the program at his </w:t>
            </w:r>
            <w:r w:rsidR="008C2F41">
              <w:rPr>
                <w:sz w:val="20"/>
                <w:szCs w:val="20"/>
              </w:rPr>
              <w:t>machine to get better understanding and for further fine tuning of application</w:t>
            </w:r>
          </w:p>
        </w:tc>
        <w:tc>
          <w:tcPr>
            <w:tcW w:w="2394" w:type="dxa"/>
          </w:tcPr>
          <w:p w14:paraId="4C81E24C" w14:textId="2F857B41" w:rsidR="00AF0779" w:rsidRDefault="00F25A75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Vishal</w:t>
            </w:r>
          </w:p>
        </w:tc>
        <w:tc>
          <w:tcPr>
            <w:tcW w:w="2394" w:type="dxa"/>
          </w:tcPr>
          <w:p w14:paraId="2DD369F5" w14:textId="20E13C80" w:rsidR="00AF0779" w:rsidRDefault="000336ED" w:rsidP="00221A39">
            <w:pPr>
              <w:jc w:val="center"/>
              <w:rPr>
                <w:sz w:val="20"/>
                <w:szCs w:val="20"/>
              </w:rPr>
            </w:pPr>
            <w:ins w:id="15" w:author="Muthukumaran M" w:date="2015-01-09T15:05:00Z">
              <w:r>
                <w:rPr>
                  <w:sz w:val="20"/>
                  <w:szCs w:val="20"/>
                </w:rPr>
                <w:t>WIP</w:t>
              </w:r>
            </w:ins>
          </w:p>
        </w:tc>
      </w:tr>
      <w:tr w:rsidR="00AF0779" w:rsidRPr="003F0198" w14:paraId="304E285F" w14:textId="77777777" w:rsidTr="00221A39">
        <w:tc>
          <w:tcPr>
            <w:tcW w:w="540" w:type="dxa"/>
          </w:tcPr>
          <w:p w14:paraId="3C114829" w14:textId="77777777" w:rsidR="00AF0779" w:rsidRDefault="00AF0779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140" w:type="dxa"/>
          </w:tcPr>
          <w:p w14:paraId="7E0A2AED" w14:textId="640AE808" w:rsidR="00AF0779" w:rsidRPr="00D57A63" w:rsidRDefault="007E16BB" w:rsidP="00221A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are two major items to be implemented</w:t>
            </w:r>
          </w:p>
        </w:tc>
        <w:tc>
          <w:tcPr>
            <w:tcW w:w="2394" w:type="dxa"/>
          </w:tcPr>
          <w:p w14:paraId="671DC4B9" w14:textId="37067382" w:rsidR="00AF0779" w:rsidRDefault="007E16BB" w:rsidP="00221A3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94" w:type="dxa"/>
          </w:tcPr>
          <w:p w14:paraId="7C10EC82" w14:textId="4FC70311" w:rsidR="00AF0779" w:rsidRDefault="00AF0779" w:rsidP="00221A39">
            <w:pPr>
              <w:jc w:val="center"/>
              <w:rPr>
                <w:sz w:val="20"/>
                <w:szCs w:val="20"/>
              </w:rPr>
            </w:pPr>
            <w:del w:id="16" w:author="Muthukumaran M" w:date="2015-01-09T15:07:00Z">
              <w:r w:rsidDel="00CE28F3">
                <w:rPr>
                  <w:sz w:val="20"/>
                  <w:szCs w:val="20"/>
                </w:rPr>
                <w:delText>WIP</w:delText>
              </w:r>
            </w:del>
            <w:ins w:id="17" w:author="Muthukumaran M" w:date="2015-01-09T15:07:00Z">
              <w:r w:rsidR="00CE28F3">
                <w:rPr>
                  <w:sz w:val="20"/>
                  <w:szCs w:val="20"/>
                </w:rPr>
                <w:t>COMPLETED</w:t>
              </w:r>
            </w:ins>
          </w:p>
        </w:tc>
      </w:tr>
    </w:tbl>
    <w:p w14:paraId="53E0F930" w14:textId="77777777" w:rsidR="000151F8" w:rsidRDefault="000151F8" w:rsidP="000151F8"/>
    <w:p w14:paraId="2E553519" w14:textId="4A4DA374" w:rsidR="00366551" w:rsidRPr="00BC63AD" w:rsidRDefault="00BC63AD" w:rsidP="00BC63AD">
      <w:pPr>
        <w:pStyle w:val="Heading2"/>
        <w:tabs>
          <w:tab w:val="clear" w:pos="2160"/>
        </w:tabs>
        <w:spacing w:before="360" w:after="240"/>
        <w:ind w:left="0" w:firstLine="0"/>
        <w:jc w:val="both"/>
        <w:rPr>
          <w:rFonts w:asciiTheme="minorHAnsi" w:hAnsiTheme="minorHAnsi"/>
          <w:color w:val="0000FF"/>
          <w:sz w:val="28"/>
          <w:szCs w:val="28"/>
        </w:rPr>
      </w:pPr>
      <w:r>
        <w:rPr>
          <w:rFonts w:asciiTheme="minorHAnsi" w:hAnsiTheme="minorHAnsi"/>
          <w:color w:val="0000FF"/>
          <w:sz w:val="28"/>
          <w:szCs w:val="28"/>
        </w:rPr>
        <w:t>T</w:t>
      </w:r>
      <w:r w:rsidR="00A268A0">
        <w:rPr>
          <w:rFonts w:asciiTheme="minorHAnsi" w:hAnsiTheme="minorHAnsi"/>
          <w:color w:val="0000FF"/>
          <w:sz w:val="28"/>
          <w:szCs w:val="28"/>
        </w:rPr>
        <w:t>ask Status</w:t>
      </w:r>
    </w:p>
    <w:p w14:paraId="03E0123E" w14:textId="58C1552F" w:rsidR="00BC63AD" w:rsidRPr="00BC63AD" w:rsidRDefault="00B5781E" w:rsidP="0027735D">
      <w:r>
        <w:t xml:space="preserve">Last Updated: </w:t>
      </w:r>
      <w:r w:rsidR="00BC63AD">
        <w:t>January 1</w:t>
      </w:r>
      <w:r w:rsidR="00BC63AD" w:rsidRPr="00BC63AD">
        <w:rPr>
          <w:vertAlign w:val="superscript"/>
        </w:rPr>
        <w:t>st</w:t>
      </w:r>
      <w:r w:rsidR="00BC63AD">
        <w:t>, 2015</w:t>
      </w:r>
    </w:p>
    <w:tbl>
      <w:tblPr>
        <w:tblStyle w:val="TableGrid"/>
        <w:tblW w:w="0" w:type="auto"/>
        <w:jc w:val="center"/>
        <w:tblInd w:w="297" w:type="dxa"/>
        <w:tblLook w:val="04A0" w:firstRow="1" w:lastRow="0" w:firstColumn="1" w:lastColumn="0" w:noHBand="0" w:noVBand="1"/>
      </w:tblPr>
      <w:tblGrid>
        <w:gridCol w:w="478"/>
        <w:gridCol w:w="4665"/>
        <w:gridCol w:w="4136"/>
      </w:tblGrid>
      <w:tr w:rsidR="00BC63AD" w:rsidRPr="005B78CA" w14:paraId="0E628FE3" w14:textId="34EBD8AC" w:rsidTr="00BC63AD">
        <w:trPr>
          <w:trHeight w:val="215"/>
          <w:jc w:val="center"/>
        </w:trPr>
        <w:tc>
          <w:tcPr>
            <w:tcW w:w="478" w:type="dxa"/>
          </w:tcPr>
          <w:p w14:paraId="6D2729F9" w14:textId="77777777" w:rsidR="00BC63AD" w:rsidRPr="005B78CA" w:rsidRDefault="00BC63AD" w:rsidP="00B63562">
            <w:pPr>
              <w:jc w:val="center"/>
              <w:rPr>
                <w:sz w:val="20"/>
                <w:szCs w:val="20"/>
              </w:rPr>
            </w:pPr>
            <w:r w:rsidRPr="005B78CA">
              <w:rPr>
                <w:sz w:val="20"/>
                <w:szCs w:val="20"/>
              </w:rPr>
              <w:t>NO</w:t>
            </w:r>
          </w:p>
        </w:tc>
        <w:tc>
          <w:tcPr>
            <w:tcW w:w="4665" w:type="dxa"/>
          </w:tcPr>
          <w:p w14:paraId="12822FBE" w14:textId="77777777" w:rsidR="00BC63AD" w:rsidRPr="005B78CA" w:rsidRDefault="00BC63AD" w:rsidP="00B63562">
            <w:pPr>
              <w:jc w:val="center"/>
              <w:rPr>
                <w:sz w:val="20"/>
                <w:szCs w:val="20"/>
              </w:rPr>
            </w:pPr>
            <w:r w:rsidRPr="005B78CA">
              <w:rPr>
                <w:sz w:val="20"/>
                <w:szCs w:val="20"/>
              </w:rPr>
              <w:t>TASK</w:t>
            </w:r>
          </w:p>
        </w:tc>
        <w:tc>
          <w:tcPr>
            <w:tcW w:w="4136" w:type="dxa"/>
          </w:tcPr>
          <w:p w14:paraId="56E4085D" w14:textId="01063551" w:rsidR="00BC63AD" w:rsidRPr="005B78CA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BC63AD" w:rsidRPr="005B78CA" w14:paraId="77919B92" w14:textId="0521B560" w:rsidTr="00BC63AD">
        <w:trPr>
          <w:trHeight w:val="215"/>
          <w:jc w:val="center"/>
        </w:trPr>
        <w:tc>
          <w:tcPr>
            <w:tcW w:w="478" w:type="dxa"/>
          </w:tcPr>
          <w:p w14:paraId="7636A684" w14:textId="77777777" w:rsidR="00BC63AD" w:rsidRPr="005B78CA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665" w:type="dxa"/>
          </w:tcPr>
          <w:p w14:paraId="299F18DB" w14:textId="77777777" w:rsidR="00BC63AD" w:rsidRPr="005B78CA" w:rsidRDefault="00BC63AD" w:rsidP="00B63562">
            <w:pPr>
              <w:jc w:val="center"/>
              <w:rPr>
                <w:sz w:val="20"/>
                <w:szCs w:val="20"/>
              </w:rPr>
            </w:pPr>
            <w:r w:rsidRPr="0070066D">
              <w:rPr>
                <w:rFonts w:asciiTheme="minorHAnsi" w:hAnsiTheme="minorHAnsi"/>
              </w:rPr>
              <w:t xml:space="preserve">Fix the bug, code clean up/move elements to </w:t>
            </w:r>
            <w:proofErr w:type="spellStart"/>
            <w:r w:rsidRPr="0070066D">
              <w:rPr>
                <w:rFonts w:asciiTheme="minorHAnsi" w:hAnsiTheme="minorHAnsi"/>
              </w:rPr>
              <w:t>config</w:t>
            </w:r>
            <w:proofErr w:type="spellEnd"/>
            <w:r w:rsidRPr="0070066D">
              <w:rPr>
                <w:rFonts w:asciiTheme="minorHAnsi" w:hAnsiTheme="minorHAnsi"/>
              </w:rPr>
              <w:t xml:space="preserve"> file, CSV file validation upfront.</w:t>
            </w:r>
          </w:p>
        </w:tc>
        <w:tc>
          <w:tcPr>
            <w:tcW w:w="4136" w:type="dxa"/>
          </w:tcPr>
          <w:p w14:paraId="7937D254" w14:textId="66382563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F93151">
              <w:rPr>
                <w:rFonts w:asciiTheme="minorHAnsi" w:hAnsiTheme="minorHAnsi"/>
                <w:highlight w:val="green"/>
              </w:rPr>
              <w:t>COMPLETED</w:t>
            </w:r>
          </w:p>
        </w:tc>
      </w:tr>
      <w:tr w:rsidR="00BC63AD" w:rsidRPr="005B78CA" w14:paraId="19D1714E" w14:textId="6D8CD208" w:rsidTr="00BC63AD">
        <w:trPr>
          <w:trHeight w:val="215"/>
          <w:jc w:val="center"/>
        </w:trPr>
        <w:tc>
          <w:tcPr>
            <w:tcW w:w="478" w:type="dxa"/>
          </w:tcPr>
          <w:p w14:paraId="280A16D8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665" w:type="dxa"/>
          </w:tcPr>
          <w:p w14:paraId="261B180A" w14:textId="77777777" w:rsidR="00BC63AD" w:rsidRPr="005B78CA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>Handle more than type of “Send Invitation” Page (One with options, One with email directly)</w:t>
            </w:r>
          </w:p>
        </w:tc>
        <w:tc>
          <w:tcPr>
            <w:tcW w:w="4136" w:type="dxa"/>
          </w:tcPr>
          <w:p w14:paraId="4E625DF0" w14:textId="12FF3351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F93151">
              <w:rPr>
                <w:rFonts w:asciiTheme="minorHAnsi" w:hAnsiTheme="minorHAnsi"/>
                <w:highlight w:val="green"/>
              </w:rPr>
              <w:t>COMPLETED</w:t>
            </w:r>
          </w:p>
        </w:tc>
      </w:tr>
      <w:tr w:rsidR="00BC63AD" w:rsidRPr="005B78CA" w14:paraId="233D30C5" w14:textId="2EBAA2B8" w:rsidTr="00BC63AD">
        <w:trPr>
          <w:trHeight w:val="215"/>
          <w:jc w:val="center"/>
        </w:trPr>
        <w:tc>
          <w:tcPr>
            <w:tcW w:w="478" w:type="dxa"/>
          </w:tcPr>
          <w:p w14:paraId="12F46CFE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665" w:type="dxa"/>
          </w:tcPr>
          <w:p w14:paraId="460613D4" w14:textId="77777777" w:rsidR="00BC63AD" w:rsidRPr="005B78CA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 xml:space="preserve">Upgrade Selenium to latest </w:t>
            </w:r>
            <w:r>
              <w:rPr>
                <w:rFonts w:asciiTheme="minorHAnsi" w:hAnsiTheme="minorHAnsi"/>
              </w:rPr>
              <w:t>and test</w:t>
            </w:r>
          </w:p>
        </w:tc>
        <w:tc>
          <w:tcPr>
            <w:tcW w:w="4136" w:type="dxa"/>
          </w:tcPr>
          <w:p w14:paraId="49014136" w14:textId="63605C0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F93151">
              <w:rPr>
                <w:rFonts w:asciiTheme="minorHAnsi" w:hAnsiTheme="minorHAnsi"/>
                <w:highlight w:val="green"/>
              </w:rPr>
              <w:t>COMPLETED</w:t>
            </w:r>
          </w:p>
        </w:tc>
      </w:tr>
      <w:tr w:rsidR="00BC63AD" w:rsidRPr="005B78CA" w14:paraId="6947DACA" w14:textId="502FA2B0" w:rsidTr="00BC63AD">
        <w:trPr>
          <w:trHeight w:val="215"/>
          <w:jc w:val="center"/>
        </w:trPr>
        <w:tc>
          <w:tcPr>
            <w:tcW w:w="478" w:type="dxa"/>
          </w:tcPr>
          <w:p w14:paraId="7D84B135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665" w:type="dxa"/>
          </w:tcPr>
          <w:p w14:paraId="668F2E92" w14:textId="77777777" w:rsidR="00BC63AD" w:rsidRPr="005B78CA" w:rsidRDefault="00BC63AD" w:rsidP="00B635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Demo to client</w:t>
            </w:r>
          </w:p>
        </w:tc>
        <w:tc>
          <w:tcPr>
            <w:tcW w:w="4136" w:type="dxa"/>
          </w:tcPr>
          <w:p w14:paraId="4E810D42" w14:textId="02B75BD4" w:rsidR="00BC63A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F93151">
              <w:rPr>
                <w:rFonts w:asciiTheme="minorHAnsi" w:hAnsiTheme="minorHAnsi"/>
                <w:highlight w:val="green"/>
              </w:rPr>
              <w:t>COMPLETED</w:t>
            </w:r>
          </w:p>
        </w:tc>
      </w:tr>
      <w:tr w:rsidR="00BC63AD" w:rsidRPr="005B78CA" w14:paraId="4AA223CA" w14:textId="47E67637" w:rsidTr="00BC63AD">
        <w:trPr>
          <w:trHeight w:val="215"/>
          <w:jc w:val="center"/>
        </w:trPr>
        <w:tc>
          <w:tcPr>
            <w:tcW w:w="478" w:type="dxa"/>
          </w:tcPr>
          <w:p w14:paraId="04A15532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665" w:type="dxa"/>
          </w:tcPr>
          <w:p w14:paraId="3C4E2286" w14:textId="77777777" w:rsidR="00BC63A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 xml:space="preserve">Analyze and fix (or workaround or provide option to client) default vs custom message delivery by </w:t>
            </w:r>
            <w:r w:rsidRPr="0070066D">
              <w:rPr>
                <w:rFonts w:asciiTheme="minorHAnsi" w:hAnsiTheme="minorHAnsi"/>
              </w:rPr>
              <w:lastRenderedPageBreak/>
              <w:t>LinkedIn</w:t>
            </w:r>
          </w:p>
        </w:tc>
        <w:tc>
          <w:tcPr>
            <w:tcW w:w="4136" w:type="dxa"/>
          </w:tcPr>
          <w:p w14:paraId="6F5202A1" w14:textId="390D2027" w:rsidR="00BC63AD" w:rsidRPr="0070066D" w:rsidRDefault="005E2771" w:rsidP="00B63562">
            <w:pPr>
              <w:jc w:val="center"/>
              <w:rPr>
                <w:rFonts w:asciiTheme="minorHAnsi" w:hAnsiTheme="minorHAnsi"/>
              </w:rPr>
            </w:pPr>
            <w:r w:rsidRPr="00F93151">
              <w:rPr>
                <w:rFonts w:asciiTheme="minorHAnsi" w:hAnsiTheme="minorHAnsi"/>
                <w:highlight w:val="green"/>
              </w:rPr>
              <w:lastRenderedPageBreak/>
              <w:t>COMPLETED</w:t>
            </w:r>
          </w:p>
        </w:tc>
      </w:tr>
      <w:tr w:rsidR="00BC63AD" w:rsidRPr="005B78CA" w14:paraId="3ED12AB4" w14:textId="383BD4D9" w:rsidTr="00BC63AD">
        <w:trPr>
          <w:trHeight w:val="215"/>
          <w:jc w:val="center"/>
        </w:trPr>
        <w:tc>
          <w:tcPr>
            <w:tcW w:w="478" w:type="dxa"/>
          </w:tcPr>
          <w:p w14:paraId="4943DCD1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6</w:t>
            </w:r>
          </w:p>
        </w:tc>
        <w:tc>
          <w:tcPr>
            <w:tcW w:w="4665" w:type="dxa"/>
          </w:tcPr>
          <w:p w14:paraId="4B7B0EFF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>CSV file to take additional options to send invite based on Colleague/Classmate/We have done business together option.</w:t>
            </w:r>
          </w:p>
        </w:tc>
        <w:tc>
          <w:tcPr>
            <w:tcW w:w="4136" w:type="dxa"/>
          </w:tcPr>
          <w:p w14:paraId="6A615422" w14:textId="603A994F" w:rsidR="00BC63AD" w:rsidRPr="00F93151" w:rsidRDefault="00BC63AD" w:rsidP="00B63562">
            <w:pPr>
              <w:jc w:val="center"/>
              <w:rPr>
                <w:rFonts w:asciiTheme="minorHAnsi" w:hAnsiTheme="minorHAnsi"/>
                <w:highlight w:val="yellow"/>
              </w:rPr>
            </w:pPr>
            <w:del w:id="18" w:author="Muthukumaran M" w:date="2015-01-09T15:05:00Z">
              <w:r w:rsidRPr="00F93151" w:rsidDel="000336ED">
                <w:rPr>
                  <w:rFonts w:asciiTheme="minorHAnsi" w:hAnsiTheme="minorHAnsi"/>
                  <w:highlight w:val="yellow"/>
                </w:rPr>
                <w:delText>WIP</w:delText>
              </w:r>
            </w:del>
            <w:ins w:id="19" w:author="Muthukumaran M" w:date="2015-01-09T15:05:00Z">
              <w:r w:rsidR="000336ED">
                <w:rPr>
                  <w:rFonts w:asciiTheme="minorHAnsi" w:hAnsiTheme="minorHAnsi"/>
                  <w:highlight w:val="yellow"/>
                </w:rPr>
                <w:t>COMPLETED</w:t>
              </w:r>
            </w:ins>
          </w:p>
        </w:tc>
      </w:tr>
      <w:tr w:rsidR="00BC63AD" w:rsidRPr="005B78CA" w14:paraId="0D7A5A1C" w14:textId="32E58B3F" w:rsidTr="00BC63AD">
        <w:trPr>
          <w:trHeight w:val="215"/>
          <w:jc w:val="center"/>
        </w:trPr>
        <w:tc>
          <w:tcPr>
            <w:tcW w:w="478" w:type="dxa"/>
          </w:tcPr>
          <w:p w14:paraId="7960238A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665" w:type="dxa"/>
          </w:tcPr>
          <w:p w14:paraId="78405167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>Demo to client</w:t>
            </w:r>
          </w:p>
        </w:tc>
        <w:tc>
          <w:tcPr>
            <w:tcW w:w="4136" w:type="dxa"/>
          </w:tcPr>
          <w:p w14:paraId="2B1BC322" w14:textId="3EC1A8D5" w:rsidR="00BC63AD" w:rsidRPr="00F93151" w:rsidRDefault="00BC63AD" w:rsidP="00B63562">
            <w:pPr>
              <w:jc w:val="center"/>
              <w:rPr>
                <w:rFonts w:asciiTheme="minorHAnsi" w:hAnsiTheme="minorHAnsi"/>
                <w:highlight w:val="yellow"/>
              </w:rPr>
            </w:pPr>
            <w:del w:id="20" w:author="Muthukumaran M" w:date="2015-01-09T15:05:00Z">
              <w:r w:rsidRPr="00F93151" w:rsidDel="000336ED">
                <w:rPr>
                  <w:rFonts w:asciiTheme="minorHAnsi" w:hAnsiTheme="minorHAnsi"/>
                  <w:highlight w:val="yellow"/>
                </w:rPr>
                <w:delText>WIP</w:delText>
              </w:r>
            </w:del>
            <w:ins w:id="21" w:author="Muthukumaran M" w:date="2015-01-09T15:05:00Z">
              <w:r w:rsidR="000336ED">
                <w:rPr>
                  <w:rFonts w:asciiTheme="minorHAnsi" w:hAnsiTheme="minorHAnsi"/>
                  <w:highlight w:val="yellow"/>
                </w:rPr>
                <w:t>COMPLTED</w:t>
              </w:r>
            </w:ins>
          </w:p>
        </w:tc>
      </w:tr>
      <w:tr w:rsidR="00BC63AD" w:rsidRPr="005B78CA" w14:paraId="7E8EC1D3" w14:textId="6319C19F" w:rsidTr="00BC63AD">
        <w:trPr>
          <w:trHeight w:val="215"/>
          <w:jc w:val="center"/>
        </w:trPr>
        <w:tc>
          <w:tcPr>
            <w:tcW w:w="478" w:type="dxa"/>
          </w:tcPr>
          <w:p w14:paraId="29DF95DA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665" w:type="dxa"/>
          </w:tcPr>
          <w:p w14:paraId="01849016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>Proxy based access (Round robin)</w:t>
            </w:r>
          </w:p>
        </w:tc>
        <w:tc>
          <w:tcPr>
            <w:tcW w:w="4136" w:type="dxa"/>
          </w:tcPr>
          <w:p w14:paraId="6E25DB88" w14:textId="5A0B7EFF" w:rsidR="00BC63AD" w:rsidRPr="00F93151" w:rsidRDefault="00BC63AD" w:rsidP="00B63562">
            <w:pPr>
              <w:jc w:val="center"/>
              <w:rPr>
                <w:rFonts w:asciiTheme="minorHAnsi" w:hAnsiTheme="minorHAnsi"/>
                <w:highlight w:val="yellow"/>
              </w:rPr>
            </w:pPr>
            <w:del w:id="22" w:author="Muthukumaran M" w:date="2015-01-09T15:05:00Z">
              <w:r w:rsidRPr="00F93151" w:rsidDel="000336ED">
                <w:rPr>
                  <w:rFonts w:asciiTheme="minorHAnsi" w:hAnsiTheme="minorHAnsi"/>
                  <w:highlight w:val="yellow"/>
                </w:rPr>
                <w:delText>WIP</w:delText>
              </w:r>
            </w:del>
            <w:ins w:id="23" w:author="Muthukumaran M" w:date="2015-01-09T15:05:00Z">
              <w:r w:rsidR="000336ED">
                <w:rPr>
                  <w:rFonts w:asciiTheme="minorHAnsi" w:hAnsiTheme="minorHAnsi"/>
                  <w:highlight w:val="yellow"/>
                </w:rPr>
                <w:t>COMPLTED</w:t>
              </w:r>
            </w:ins>
          </w:p>
        </w:tc>
      </w:tr>
      <w:tr w:rsidR="00BC63AD" w:rsidRPr="005B78CA" w14:paraId="04C71236" w14:textId="3D63EA64" w:rsidTr="00BC63AD">
        <w:trPr>
          <w:trHeight w:val="215"/>
          <w:jc w:val="center"/>
        </w:trPr>
        <w:tc>
          <w:tcPr>
            <w:tcW w:w="478" w:type="dxa"/>
          </w:tcPr>
          <w:p w14:paraId="45AEC825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665" w:type="dxa"/>
          </w:tcPr>
          <w:p w14:paraId="5D40FD18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>Demo to client</w:t>
            </w:r>
          </w:p>
        </w:tc>
        <w:tc>
          <w:tcPr>
            <w:tcW w:w="4136" w:type="dxa"/>
          </w:tcPr>
          <w:p w14:paraId="3D23CD14" w14:textId="42F7FC3F" w:rsidR="00BC63AD" w:rsidRPr="00F93151" w:rsidRDefault="00BC63AD" w:rsidP="00B63562">
            <w:pPr>
              <w:jc w:val="center"/>
              <w:rPr>
                <w:rFonts w:asciiTheme="minorHAnsi" w:hAnsiTheme="minorHAnsi"/>
                <w:highlight w:val="yellow"/>
              </w:rPr>
            </w:pPr>
            <w:r w:rsidRPr="00F93151">
              <w:rPr>
                <w:rFonts w:asciiTheme="minorHAnsi" w:hAnsiTheme="minorHAnsi"/>
                <w:highlight w:val="yellow"/>
              </w:rPr>
              <w:t>WIP</w:t>
            </w:r>
          </w:p>
        </w:tc>
      </w:tr>
      <w:tr w:rsidR="00BC63AD" w:rsidRPr="005B78CA" w14:paraId="3ECEFA60" w14:textId="217F4E6F" w:rsidTr="00BC63AD">
        <w:trPr>
          <w:trHeight w:val="215"/>
          <w:jc w:val="center"/>
        </w:trPr>
        <w:tc>
          <w:tcPr>
            <w:tcW w:w="478" w:type="dxa"/>
          </w:tcPr>
          <w:p w14:paraId="641266C6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665" w:type="dxa"/>
          </w:tcPr>
          <w:p w14:paraId="30FDACDF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Take input from file using File Dialog window</w:t>
            </w:r>
          </w:p>
        </w:tc>
        <w:tc>
          <w:tcPr>
            <w:tcW w:w="4136" w:type="dxa"/>
          </w:tcPr>
          <w:p w14:paraId="2BF0CDD2" w14:textId="3E94DF6B" w:rsidR="00BC63A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F93151">
              <w:rPr>
                <w:rFonts w:asciiTheme="minorHAnsi" w:hAnsiTheme="minorHAnsi"/>
                <w:highlight w:val="green"/>
              </w:rPr>
              <w:t>COMPLETED</w:t>
            </w:r>
          </w:p>
        </w:tc>
      </w:tr>
      <w:tr w:rsidR="00BC63AD" w:rsidRPr="005B78CA" w14:paraId="4E40A197" w14:textId="5014AE6E" w:rsidTr="00BC63AD">
        <w:trPr>
          <w:trHeight w:val="215"/>
          <w:jc w:val="center"/>
        </w:trPr>
        <w:tc>
          <w:tcPr>
            <w:tcW w:w="478" w:type="dxa"/>
          </w:tcPr>
          <w:p w14:paraId="25680A25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665" w:type="dxa"/>
          </w:tcPr>
          <w:p w14:paraId="2359FC0B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 w:rsidRPr="0070066D">
              <w:rPr>
                <w:rFonts w:asciiTheme="minorHAnsi" w:hAnsiTheme="minorHAnsi"/>
              </w:rPr>
              <w:t>Documentation and project closure</w:t>
            </w:r>
          </w:p>
        </w:tc>
        <w:tc>
          <w:tcPr>
            <w:tcW w:w="4136" w:type="dxa"/>
          </w:tcPr>
          <w:p w14:paraId="44749431" w14:textId="762462CE" w:rsidR="00BC63AD" w:rsidRPr="00F93151" w:rsidRDefault="00BC63AD" w:rsidP="00B63562">
            <w:pPr>
              <w:jc w:val="center"/>
              <w:rPr>
                <w:rFonts w:asciiTheme="minorHAnsi" w:hAnsiTheme="minorHAnsi"/>
                <w:highlight w:val="red"/>
              </w:rPr>
            </w:pPr>
            <w:del w:id="24" w:author="Muthukumaran M" w:date="2015-01-09T15:06:00Z">
              <w:r w:rsidRPr="000336ED" w:rsidDel="000336ED">
                <w:rPr>
                  <w:rFonts w:asciiTheme="minorHAnsi" w:hAnsiTheme="minorHAnsi"/>
                  <w:highlight w:val="green"/>
                  <w:rPrChange w:id="25" w:author="Muthukumaran M" w:date="2015-01-09T15:06:00Z">
                    <w:rPr>
                      <w:rFonts w:asciiTheme="minorHAnsi" w:hAnsiTheme="minorHAnsi"/>
                      <w:highlight w:val="red"/>
                    </w:rPr>
                  </w:rPrChange>
                </w:rPr>
                <w:delText>Not Started</w:delText>
              </w:r>
            </w:del>
            <w:ins w:id="26" w:author="Muthukumaran M" w:date="2015-01-09T15:06:00Z">
              <w:r w:rsidR="000336ED">
                <w:rPr>
                  <w:rFonts w:asciiTheme="minorHAnsi" w:hAnsiTheme="minorHAnsi"/>
                  <w:highlight w:val="green"/>
                </w:rPr>
                <w:t>WIP</w:t>
              </w:r>
            </w:ins>
          </w:p>
        </w:tc>
      </w:tr>
      <w:tr w:rsidR="00BC63AD" w:rsidRPr="005B78CA" w14:paraId="19677309" w14:textId="4765FAA9" w:rsidTr="00BC63AD">
        <w:trPr>
          <w:trHeight w:val="215"/>
          <w:jc w:val="center"/>
        </w:trPr>
        <w:tc>
          <w:tcPr>
            <w:tcW w:w="478" w:type="dxa"/>
          </w:tcPr>
          <w:p w14:paraId="20840722" w14:textId="77777777" w:rsidR="00BC63AD" w:rsidRDefault="00BC63AD" w:rsidP="00B635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4665" w:type="dxa"/>
          </w:tcPr>
          <w:p w14:paraId="04125EB3" w14:textId="77777777" w:rsidR="00BC63AD" w:rsidRPr="0070066D" w:rsidRDefault="00BC63AD" w:rsidP="00B635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Handover</w:t>
            </w:r>
          </w:p>
        </w:tc>
        <w:tc>
          <w:tcPr>
            <w:tcW w:w="4136" w:type="dxa"/>
          </w:tcPr>
          <w:p w14:paraId="2E4DFD96" w14:textId="29E6723B" w:rsidR="00BC63AD" w:rsidRPr="000336ED" w:rsidRDefault="00BC63AD" w:rsidP="00B63562">
            <w:pPr>
              <w:jc w:val="center"/>
              <w:rPr>
                <w:rFonts w:asciiTheme="minorHAnsi" w:hAnsiTheme="minorHAnsi"/>
                <w:highlight w:val="green"/>
                <w:rPrChange w:id="27" w:author="Muthukumaran M" w:date="2015-01-09T15:06:00Z">
                  <w:rPr>
                    <w:rFonts w:asciiTheme="minorHAnsi" w:hAnsiTheme="minorHAnsi"/>
                    <w:highlight w:val="red"/>
                  </w:rPr>
                </w:rPrChange>
              </w:rPr>
            </w:pPr>
            <w:r w:rsidRPr="000336ED">
              <w:rPr>
                <w:rFonts w:asciiTheme="minorHAnsi" w:hAnsiTheme="minorHAnsi"/>
                <w:highlight w:val="green"/>
                <w:rPrChange w:id="28" w:author="Muthukumaran M" w:date="2015-01-09T15:06:00Z">
                  <w:rPr>
                    <w:rFonts w:asciiTheme="minorHAnsi" w:hAnsiTheme="minorHAnsi"/>
                    <w:highlight w:val="red"/>
                  </w:rPr>
                </w:rPrChange>
              </w:rPr>
              <w:t>Not Started</w:t>
            </w:r>
          </w:p>
        </w:tc>
      </w:tr>
    </w:tbl>
    <w:p w14:paraId="1FE2D25E" w14:textId="77777777" w:rsidR="00BC63AD" w:rsidRDefault="00BC63AD" w:rsidP="0027735D"/>
    <w:p w14:paraId="477BAFF0" w14:textId="1FE6C4BE" w:rsidR="00466F36" w:rsidRPr="00466F36" w:rsidRDefault="000A666A" w:rsidP="00466F36">
      <w:pPr>
        <w:pStyle w:val="Heading2"/>
        <w:tabs>
          <w:tab w:val="clear" w:pos="2160"/>
        </w:tabs>
        <w:spacing w:before="360" w:after="240"/>
        <w:ind w:left="0" w:firstLine="0"/>
        <w:jc w:val="both"/>
        <w:rPr>
          <w:rFonts w:asciiTheme="minorHAnsi" w:hAnsiTheme="minorHAnsi"/>
          <w:color w:val="0000FF"/>
          <w:sz w:val="28"/>
          <w:szCs w:val="28"/>
        </w:rPr>
      </w:pPr>
      <w:r>
        <w:rPr>
          <w:rFonts w:asciiTheme="minorHAnsi" w:hAnsiTheme="minorHAnsi"/>
          <w:color w:val="0000FF"/>
          <w:sz w:val="28"/>
          <w:szCs w:val="28"/>
        </w:rPr>
        <w:t xml:space="preserve">Finds &amp; </w:t>
      </w:r>
      <w:r w:rsidR="00A268A0">
        <w:rPr>
          <w:rFonts w:asciiTheme="minorHAnsi" w:hAnsiTheme="minorHAnsi"/>
          <w:color w:val="0000FF"/>
          <w:sz w:val="28"/>
          <w:szCs w:val="28"/>
        </w:rPr>
        <w:t>F</w:t>
      </w:r>
      <w:r w:rsidR="00466F36">
        <w:rPr>
          <w:rFonts w:asciiTheme="minorHAnsi" w:hAnsiTheme="minorHAnsi"/>
          <w:color w:val="0000FF"/>
          <w:sz w:val="28"/>
          <w:szCs w:val="28"/>
        </w:rPr>
        <w:t>acts</w:t>
      </w:r>
    </w:p>
    <w:p w14:paraId="6260A41F" w14:textId="0CE84B8E" w:rsidR="00B5781E" w:rsidRDefault="00B5781E" w:rsidP="00B5781E">
      <w:del w:id="29" w:author="Muthukumaran M" w:date="2015-01-02T13:50:00Z">
        <w:r w:rsidDel="00404766">
          <w:delText>Last Updated: January 1</w:delText>
        </w:r>
        <w:r w:rsidRPr="00BC63AD" w:rsidDel="00404766">
          <w:rPr>
            <w:vertAlign w:val="superscript"/>
          </w:rPr>
          <w:delText>st</w:delText>
        </w:r>
        <w:r w:rsidDel="00404766">
          <w:delText>, 2015</w:delText>
        </w:r>
      </w:del>
      <w:ins w:id="30" w:author="Muthukumaran M" w:date="2015-01-02T13:50:00Z">
        <w:r w:rsidR="00404766">
          <w:t>January 2</w:t>
        </w:r>
        <w:r w:rsidR="00404766" w:rsidRPr="00404766">
          <w:rPr>
            <w:vertAlign w:val="superscript"/>
            <w:rPrChange w:id="31" w:author="Muthukumaran M" w:date="2015-01-02T13:50:00Z">
              <w:rPr/>
            </w:rPrChange>
          </w:rPr>
          <w:t>nd</w:t>
        </w:r>
        <w:r w:rsidR="00404766">
          <w:t>, 2015</w:t>
        </w:r>
      </w:ins>
    </w:p>
    <w:p w14:paraId="2D6A4302" w14:textId="10B6F0A7" w:rsidR="000A666A" w:rsidRDefault="00265EF8" w:rsidP="000A666A">
      <w:pPr>
        <w:pStyle w:val="ListParagraph"/>
        <w:numPr>
          <w:ilvl w:val="0"/>
          <w:numId w:val="49"/>
        </w:numPr>
      </w:pPr>
      <w:r>
        <w:t>At Linked-in Message size can’t be more than 300 Character.</w:t>
      </w:r>
      <w:r w:rsidR="00D201D2">
        <w:t xml:space="preserve"> There is no restriction in XLSX file</w:t>
      </w:r>
      <w:r w:rsidR="00081D05">
        <w:t xml:space="preserve"> as it supports anything huge (Even Wiki)</w:t>
      </w:r>
    </w:p>
    <w:p w14:paraId="783EA25C" w14:textId="4405ADE9" w:rsidR="001A2341" w:rsidRDefault="00265EF8" w:rsidP="001A2341">
      <w:pPr>
        <w:pStyle w:val="ListParagraph"/>
        <w:numPr>
          <w:ilvl w:val="0"/>
          <w:numId w:val="49"/>
        </w:numPr>
      </w:pPr>
      <w:r>
        <w:t>Linked-in will not send invite more than once.</w:t>
      </w:r>
      <w:r w:rsidR="001A2341">
        <w:t xml:space="preserve"> The only option is going to the message and doing resend. I tried “Withdraw” and send invite but it didn’t go. The number of days to wait in order to allow user again to send invite could be a configuration at linked-in backend.</w:t>
      </w:r>
    </w:p>
    <w:p w14:paraId="2486413C" w14:textId="79E88EF7" w:rsidR="00265EF8" w:rsidRDefault="00CF1041" w:rsidP="00265EF8">
      <w:pPr>
        <w:pStyle w:val="ListParagraph"/>
        <w:numPr>
          <w:ilvl w:val="0"/>
          <w:numId w:val="49"/>
        </w:numPr>
        <w:rPr>
          <w:ins w:id="32" w:author="Muthukumaran M" w:date="2015-01-02T13:50:00Z"/>
        </w:rPr>
      </w:pPr>
      <w:r>
        <w:t xml:space="preserve">Refer </w:t>
      </w:r>
      <w:hyperlink r:id="rId13" w:history="1">
        <w:r w:rsidRPr="00971125">
          <w:rPr>
            <w:rStyle w:val="Hyperlink"/>
          </w:rPr>
          <w:t>http://theundercoverrecruiter.com/linkedin-invitations/</w:t>
        </w:r>
      </w:hyperlink>
      <w:r>
        <w:t xml:space="preserve"> to know more about invitations.</w:t>
      </w:r>
    </w:p>
    <w:p w14:paraId="46A740A8" w14:textId="06E1671B" w:rsidR="00404766" w:rsidRDefault="00404766" w:rsidP="00404766">
      <w:pPr>
        <w:pStyle w:val="ListParagraph"/>
        <w:numPr>
          <w:ilvl w:val="0"/>
          <w:numId w:val="49"/>
        </w:numPr>
        <w:rPr>
          <w:ins w:id="33" w:author="Muthukumaran M" w:date="2015-01-02T18:35:00Z"/>
        </w:rPr>
      </w:pPr>
      <w:ins w:id="34" w:author="Muthukumaran M" w:date="2015-01-02T13:50:00Z">
        <w:r>
          <w:t xml:space="preserve">Proxies can be purchased from </w:t>
        </w:r>
        <w:r w:rsidR="00795A29">
          <w:fldChar w:fldCharType="begin"/>
        </w:r>
        <w:r w:rsidR="00795A29">
          <w:instrText xml:space="preserve"> HYPERLINK "</w:instrText>
        </w:r>
        <w:r w:rsidR="00795A29" w:rsidRPr="00404766">
          <w:instrText>https://instantproxies.com/</w:instrText>
        </w:r>
        <w:r w:rsidR="00795A29">
          <w:instrText xml:space="preserve">" </w:instrText>
        </w:r>
        <w:r w:rsidR="00795A29">
          <w:fldChar w:fldCharType="separate"/>
        </w:r>
        <w:r w:rsidR="00795A29" w:rsidRPr="00BF6C74">
          <w:rPr>
            <w:rStyle w:val="Hyperlink"/>
          </w:rPr>
          <w:t>https://instantproxies.com/</w:t>
        </w:r>
        <w:r w:rsidR="00795A29">
          <w:fldChar w:fldCharType="end"/>
        </w:r>
        <w:r w:rsidR="00795A29">
          <w:t xml:space="preserve"> (Suggestion only)</w:t>
        </w:r>
      </w:ins>
    </w:p>
    <w:p w14:paraId="33EE871A" w14:textId="77777777" w:rsidR="00041453" w:rsidRDefault="007E16BB" w:rsidP="00BC63AD">
      <w:pPr>
        <w:pStyle w:val="ListParagraph"/>
        <w:numPr>
          <w:ilvl w:val="0"/>
          <w:numId w:val="49"/>
        </w:numPr>
      </w:pPr>
      <w:ins w:id="35" w:author="Muthukumaran M" w:date="2015-01-02T18:35:00Z">
        <w:r>
          <w:t>Vishal to consider having note about not to decline invitation while sending invites using email option</w:t>
        </w:r>
      </w:ins>
    </w:p>
    <w:p w14:paraId="2AA756D3" w14:textId="77777777" w:rsidR="00041453" w:rsidRDefault="00041453" w:rsidP="00041453">
      <w:pPr>
        <w:ind w:left="360"/>
      </w:pPr>
    </w:p>
    <w:p w14:paraId="50B70CF3" w14:textId="77777777" w:rsidR="00041453" w:rsidRDefault="00041453" w:rsidP="00041453">
      <w:pPr>
        <w:ind w:left="360"/>
      </w:pPr>
    </w:p>
    <w:p w14:paraId="1978AE81" w14:textId="77777777" w:rsidR="00041453" w:rsidRDefault="00041453" w:rsidP="00041453">
      <w:pPr>
        <w:ind w:left="360"/>
      </w:pPr>
    </w:p>
    <w:p w14:paraId="45CB57BD" w14:textId="77777777" w:rsidR="00041453" w:rsidRDefault="00041453" w:rsidP="00041453">
      <w:pPr>
        <w:ind w:left="360"/>
      </w:pPr>
    </w:p>
    <w:p w14:paraId="24F1D570" w14:textId="77777777" w:rsidR="00041453" w:rsidRDefault="00041453" w:rsidP="00041453">
      <w:pPr>
        <w:ind w:left="360"/>
      </w:pPr>
    </w:p>
    <w:p w14:paraId="6C95F31D" w14:textId="77777777" w:rsidR="00041453" w:rsidRDefault="00041453" w:rsidP="00041453">
      <w:pPr>
        <w:ind w:left="360"/>
      </w:pPr>
    </w:p>
    <w:p w14:paraId="4F9CA009" w14:textId="77777777" w:rsidR="00041453" w:rsidRDefault="00041453" w:rsidP="00041453">
      <w:pPr>
        <w:pStyle w:val="ListParagraph"/>
      </w:pPr>
    </w:p>
    <w:p w14:paraId="46B466E4" w14:textId="77777777" w:rsidR="00041453" w:rsidRDefault="00041453" w:rsidP="00041453">
      <w:pPr>
        <w:pStyle w:val="ListParagraph"/>
      </w:pPr>
    </w:p>
    <w:p w14:paraId="0B01BDCF" w14:textId="1756C704" w:rsidR="00BC63AD" w:rsidRDefault="00041453" w:rsidP="00BC63AD">
      <w:pPr>
        <w:pStyle w:val="ListParagraph"/>
        <w:numPr>
          <w:ilvl w:val="0"/>
          <w:numId w:val="49"/>
        </w:numPr>
      </w:pPr>
      <w:r>
        <w:t>Linked-In is showing following page when there is nothing common between users. This should be the case when you try to send invite with someone who is new at Linked-In and there is no connection (direct/indirect) in his profile. Please note that I believe (assume) indirect connection can be at 3</w:t>
      </w:r>
      <w:r w:rsidRPr="00041453">
        <w:rPr>
          <w:vertAlign w:val="superscript"/>
        </w:rPr>
        <w:t>rd</w:t>
      </w:r>
      <w:r>
        <w:t xml:space="preserve">, 4th &amp; </w:t>
      </w:r>
      <w:proofErr w:type="spellStart"/>
      <w:r>
        <w:t>N’th</w:t>
      </w:r>
      <w:proofErr w:type="spellEnd"/>
      <w:r>
        <w:t xml:space="preserve"> level (</w:t>
      </w:r>
      <w:r w:rsidR="003F2FCF">
        <w:t>Require</w:t>
      </w:r>
      <w:r>
        <w:t xml:space="preserve"> </w:t>
      </w:r>
      <w:r w:rsidR="003F2FCF">
        <w:t xml:space="preserve">more time </w:t>
      </w:r>
      <w:r>
        <w:t>to experiment further</w:t>
      </w:r>
      <w:r w:rsidR="003F2FCF">
        <w:t xml:space="preserve"> to find this level better</w:t>
      </w:r>
      <w:r>
        <w:t>)</w:t>
      </w:r>
    </w:p>
    <w:p w14:paraId="6BDF8605" w14:textId="77777777" w:rsidR="00041453" w:rsidRPr="00BC63AD" w:rsidRDefault="00041453" w:rsidP="00041453">
      <w:pPr>
        <w:pStyle w:val="ListParagraph"/>
      </w:pPr>
    </w:p>
    <w:p w14:paraId="442C4682" w14:textId="30F064A1" w:rsidR="00BC63AD" w:rsidRDefault="0009305E" w:rsidP="00BC63AD">
      <w:r>
        <w:rPr>
          <w:noProof/>
        </w:rPr>
        <w:drawing>
          <wp:inline distT="0" distB="0" distL="0" distR="0" wp14:anchorId="15FB6872" wp14:editId="1EEACE13">
            <wp:extent cx="5930265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E500" w14:textId="793809BB" w:rsidR="0085622B" w:rsidRDefault="0085622B" w:rsidP="0085622B">
      <w:pPr>
        <w:pStyle w:val="ListParagraph"/>
        <w:numPr>
          <w:ilvl w:val="0"/>
          <w:numId w:val="50"/>
        </w:numPr>
      </w:pPr>
      <w:r>
        <w:t xml:space="preserve">Even after having some common connection, linked-in is </w:t>
      </w:r>
      <w:r w:rsidR="00155F1D">
        <w:t>showing page like the one below when we visit to the profile link page</w:t>
      </w:r>
    </w:p>
    <w:p w14:paraId="56411D1F" w14:textId="77777777" w:rsidR="0085622B" w:rsidRDefault="0085622B" w:rsidP="0085622B">
      <w:pPr>
        <w:pStyle w:val="ListParagraph"/>
      </w:pPr>
    </w:p>
    <w:p w14:paraId="7AFCF40F" w14:textId="751866C3" w:rsidR="0085622B" w:rsidRDefault="0085622B" w:rsidP="00BC63AD">
      <w:r>
        <w:rPr>
          <w:noProof/>
        </w:rPr>
        <w:drawing>
          <wp:inline distT="0" distB="0" distL="0" distR="0" wp14:anchorId="1DEB9B69" wp14:editId="5656B386">
            <wp:extent cx="5936549" cy="236788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FE2E" w14:textId="0BC38C65" w:rsidR="00DC5AFF" w:rsidRDefault="00DC5AFF" w:rsidP="00DC5AFF">
      <w:pPr>
        <w:pStyle w:val="ListParagraph"/>
        <w:numPr>
          <w:ilvl w:val="0"/>
          <w:numId w:val="50"/>
        </w:numPr>
      </w:pPr>
      <w:r>
        <w:t>With 3</w:t>
      </w:r>
      <w:r w:rsidRPr="00DC5AFF">
        <w:rPr>
          <w:vertAlign w:val="superscript"/>
        </w:rPr>
        <w:t>rd</w:t>
      </w:r>
      <w:r>
        <w:t xml:space="preserve"> Degree connections as well we get only following page and don’t seem to have connect button. </w:t>
      </w:r>
      <w:r w:rsidR="00AA18FE">
        <w:t>L</w:t>
      </w:r>
      <w:r>
        <w:t xml:space="preserve">ooks like premium user </w:t>
      </w:r>
      <w:r w:rsidR="00AA18FE">
        <w:t>will not have such restrictions.</w:t>
      </w:r>
    </w:p>
    <w:p w14:paraId="4538D917" w14:textId="1DEE25D1" w:rsidR="00DC5AFF" w:rsidRDefault="00DC5AFF" w:rsidP="00BC63AD">
      <w:r>
        <w:rPr>
          <w:noProof/>
        </w:rPr>
        <w:lastRenderedPageBreak/>
        <w:drawing>
          <wp:inline distT="0" distB="0" distL="0" distR="0" wp14:anchorId="0EBD37FB" wp14:editId="24925C5D">
            <wp:extent cx="5943600" cy="3309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4582" w14:textId="77777777" w:rsidR="00BB44BB" w:rsidRDefault="00BB44BB" w:rsidP="00BC63AD"/>
    <w:p w14:paraId="6C9F4EF4" w14:textId="77777777" w:rsidR="00641BDD" w:rsidRDefault="00641BDD" w:rsidP="00641BDD">
      <w:pPr>
        <w:pStyle w:val="Heading2"/>
        <w:tabs>
          <w:tab w:val="clear" w:pos="2160"/>
        </w:tabs>
        <w:spacing w:before="360" w:after="240"/>
        <w:ind w:left="0" w:firstLine="0"/>
        <w:jc w:val="both"/>
        <w:rPr>
          <w:rFonts w:asciiTheme="minorHAnsi" w:hAnsiTheme="minorHAnsi"/>
          <w:color w:val="0000FF"/>
          <w:sz w:val="28"/>
          <w:szCs w:val="28"/>
        </w:rPr>
      </w:pPr>
      <w:r>
        <w:rPr>
          <w:rFonts w:asciiTheme="minorHAnsi" w:hAnsiTheme="minorHAnsi"/>
          <w:color w:val="0000FF"/>
          <w:sz w:val="28"/>
          <w:szCs w:val="28"/>
        </w:rPr>
        <w:t xml:space="preserve">Meeting Minutes: </w:t>
      </w:r>
    </w:p>
    <w:p w14:paraId="4B71ED09" w14:textId="0EB0C53B" w:rsidR="00641BDD" w:rsidRDefault="00641BDD" w:rsidP="00641BDD">
      <w:r>
        <w:t>December 11</w:t>
      </w:r>
      <w:r w:rsidRPr="000A4316">
        <w:rPr>
          <w:vertAlign w:val="superscript"/>
        </w:rPr>
        <w:t>th</w:t>
      </w:r>
      <w:r>
        <w:t>, 2015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3"/>
        <w:gridCol w:w="4013"/>
        <w:gridCol w:w="2321"/>
        <w:gridCol w:w="2321"/>
      </w:tblGrid>
      <w:tr w:rsidR="00641BDD" w:rsidRPr="003F0198" w14:paraId="652BD508" w14:textId="77777777" w:rsidTr="00F1642A">
        <w:trPr>
          <w:trHeight w:val="486"/>
        </w:trPr>
        <w:tc>
          <w:tcPr>
            <w:tcW w:w="523" w:type="dxa"/>
          </w:tcPr>
          <w:p w14:paraId="31F15E1D" w14:textId="77777777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NO</w:t>
            </w:r>
          </w:p>
        </w:tc>
        <w:tc>
          <w:tcPr>
            <w:tcW w:w="4013" w:type="dxa"/>
          </w:tcPr>
          <w:p w14:paraId="13B44C64" w14:textId="77777777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MINUTES</w:t>
            </w:r>
          </w:p>
        </w:tc>
        <w:tc>
          <w:tcPr>
            <w:tcW w:w="2321" w:type="dxa"/>
          </w:tcPr>
          <w:p w14:paraId="06E3413E" w14:textId="77777777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ACTION ITEM ON</w:t>
            </w:r>
          </w:p>
        </w:tc>
        <w:tc>
          <w:tcPr>
            <w:tcW w:w="2321" w:type="dxa"/>
          </w:tcPr>
          <w:p w14:paraId="574AA1BE" w14:textId="77777777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r w:rsidRPr="003F0198">
              <w:rPr>
                <w:sz w:val="20"/>
                <w:szCs w:val="20"/>
              </w:rPr>
              <w:t>STATUS</w:t>
            </w:r>
          </w:p>
        </w:tc>
      </w:tr>
      <w:tr w:rsidR="00641BDD" w:rsidRPr="003F0198" w14:paraId="4B6E0842" w14:textId="77777777" w:rsidTr="00F1642A">
        <w:trPr>
          <w:trHeight w:val="1047"/>
        </w:trPr>
        <w:tc>
          <w:tcPr>
            <w:tcW w:w="523" w:type="dxa"/>
          </w:tcPr>
          <w:p w14:paraId="1C57B926" w14:textId="573FBACB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013" w:type="dxa"/>
          </w:tcPr>
          <w:p w14:paraId="6C66AF7C" w14:textId="42EDF063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configuration input so that we will know how many records are processed and remaining to be processed</w:t>
            </w:r>
          </w:p>
        </w:tc>
        <w:tc>
          <w:tcPr>
            <w:tcW w:w="2321" w:type="dxa"/>
          </w:tcPr>
          <w:p w14:paraId="3A67093B" w14:textId="3D2BDC5C" w:rsidR="00641BDD" w:rsidRPr="003F0198" w:rsidRDefault="00641BDD" w:rsidP="0037052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21" w:type="dxa"/>
          </w:tcPr>
          <w:p w14:paraId="1DD9E68A" w14:textId="59090C4E" w:rsidR="00641BDD" w:rsidRPr="003F0198" w:rsidRDefault="00110E9F" w:rsidP="0037052B">
            <w:pPr>
              <w:jc w:val="center"/>
              <w:rPr>
                <w:sz w:val="20"/>
                <w:szCs w:val="20"/>
              </w:rPr>
            </w:pPr>
            <w:del w:id="36" w:author="Muthukumaran M" w:date="2015-01-14T15:08:00Z">
              <w:r w:rsidDel="005B2EB5">
                <w:rPr>
                  <w:sz w:val="20"/>
                  <w:szCs w:val="20"/>
                </w:rPr>
                <w:delText>WIP</w:delText>
              </w:r>
            </w:del>
            <w:ins w:id="37" w:author="Muthukumaran M" w:date="2015-01-14T15:08:00Z">
              <w:r w:rsidR="005B2EB5">
                <w:rPr>
                  <w:sz w:val="20"/>
                  <w:szCs w:val="20"/>
                </w:rPr>
                <w:t>COMPLETED</w:t>
              </w:r>
            </w:ins>
            <w:ins w:id="38" w:author="Muthukumaran M" w:date="2015-01-14T15:09:00Z">
              <w:r w:rsidR="005B2EB5">
                <w:rPr>
                  <w:sz w:val="20"/>
                  <w:szCs w:val="20"/>
                </w:rPr>
                <w:t>. Printing this info and more information can be available with –</w:t>
              </w:r>
              <w:proofErr w:type="spellStart"/>
              <w:r w:rsidR="005B2EB5">
                <w:rPr>
                  <w:sz w:val="20"/>
                  <w:szCs w:val="20"/>
                </w:rPr>
                <w:t>versbose</w:t>
              </w:r>
              <w:proofErr w:type="spellEnd"/>
              <w:r w:rsidR="005B2EB5">
                <w:rPr>
                  <w:sz w:val="20"/>
                  <w:szCs w:val="20"/>
                </w:rPr>
                <w:t xml:space="preserve"> option</w:t>
              </w:r>
            </w:ins>
          </w:p>
        </w:tc>
      </w:tr>
      <w:tr w:rsidR="00641BDD" w:rsidRPr="003F0198" w14:paraId="2852225B" w14:textId="77777777" w:rsidTr="00F1642A">
        <w:trPr>
          <w:trHeight w:val="475"/>
        </w:trPr>
        <w:tc>
          <w:tcPr>
            <w:tcW w:w="523" w:type="dxa"/>
          </w:tcPr>
          <w:p w14:paraId="77CB9009" w14:textId="71FCD360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013" w:type="dxa"/>
          </w:tcPr>
          <w:p w14:paraId="5761A93F" w14:textId="6493446E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Document on how to use </w:t>
            </w:r>
            <w:proofErr w:type="spellStart"/>
            <w:r>
              <w:rPr>
                <w:sz w:val="20"/>
                <w:szCs w:val="20"/>
              </w:rPr>
              <w:t>InstantProxies</w:t>
            </w:r>
            <w:proofErr w:type="spellEnd"/>
          </w:p>
        </w:tc>
        <w:tc>
          <w:tcPr>
            <w:tcW w:w="2321" w:type="dxa"/>
          </w:tcPr>
          <w:p w14:paraId="58A6B904" w14:textId="00B52A06" w:rsidR="00641BDD" w:rsidRDefault="00641BDD" w:rsidP="0037052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21" w:type="dxa"/>
          </w:tcPr>
          <w:p w14:paraId="0F14B436" w14:textId="2838858F" w:rsidR="00641BDD" w:rsidRDefault="00FF0F1B" w:rsidP="0037052B">
            <w:pPr>
              <w:jc w:val="center"/>
              <w:rPr>
                <w:sz w:val="20"/>
                <w:szCs w:val="20"/>
              </w:rPr>
            </w:pPr>
            <w:del w:id="39" w:author="Muthukumaran M" w:date="2015-01-14T15:08:00Z">
              <w:r w:rsidDel="005B2EB5">
                <w:rPr>
                  <w:sz w:val="20"/>
                  <w:szCs w:val="20"/>
                </w:rPr>
                <w:delText>WIP</w:delText>
              </w:r>
            </w:del>
            <w:ins w:id="40" w:author="Muthukumaran M" w:date="2015-01-14T15:08:00Z">
              <w:r w:rsidR="005B2EB5">
                <w:rPr>
                  <w:sz w:val="20"/>
                  <w:szCs w:val="20"/>
                </w:rPr>
                <w:t>COMPLETED</w:t>
              </w:r>
            </w:ins>
          </w:p>
        </w:tc>
      </w:tr>
      <w:tr w:rsidR="00641BDD" w:rsidRPr="003F0198" w14:paraId="7ECE2AAE" w14:textId="77777777" w:rsidTr="00F1642A">
        <w:trPr>
          <w:trHeight w:val="486"/>
        </w:trPr>
        <w:tc>
          <w:tcPr>
            <w:tcW w:w="523" w:type="dxa"/>
          </w:tcPr>
          <w:p w14:paraId="7E6F3EB4" w14:textId="464862AD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013" w:type="dxa"/>
          </w:tcPr>
          <w:p w14:paraId="0CC56A9E" w14:textId="767415BF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Profile link with old session key in it</w:t>
            </w:r>
          </w:p>
        </w:tc>
        <w:tc>
          <w:tcPr>
            <w:tcW w:w="2321" w:type="dxa"/>
          </w:tcPr>
          <w:p w14:paraId="0C97E02E" w14:textId="5E732A8F" w:rsidR="00641BDD" w:rsidRDefault="00641BDD" w:rsidP="0037052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21" w:type="dxa"/>
          </w:tcPr>
          <w:p w14:paraId="398001B4" w14:textId="281D4E45" w:rsidR="00641BDD" w:rsidRDefault="00641BDD" w:rsidP="00DA7435">
            <w:pPr>
              <w:jc w:val="center"/>
              <w:rPr>
                <w:sz w:val="20"/>
                <w:szCs w:val="20"/>
              </w:rPr>
            </w:pPr>
            <w:del w:id="41" w:author="Muthukumaran M" w:date="2015-01-14T15:08:00Z">
              <w:r w:rsidDel="005B2EB5">
                <w:rPr>
                  <w:sz w:val="20"/>
                  <w:szCs w:val="20"/>
                </w:rPr>
                <w:delText>WIP</w:delText>
              </w:r>
            </w:del>
            <w:ins w:id="42" w:author="Muthukumaran M" w:date="2015-01-14T15:08:00Z">
              <w:r w:rsidR="005B2EB5">
                <w:rPr>
                  <w:sz w:val="20"/>
                  <w:szCs w:val="20"/>
                </w:rPr>
                <w:t>COMPLETED</w:t>
              </w:r>
            </w:ins>
            <w:ins w:id="43" w:author="Muthukumaran M" w:date="2015-01-14T15:09:00Z">
              <w:r w:rsidR="005B2EB5">
                <w:rPr>
                  <w:sz w:val="20"/>
                  <w:szCs w:val="20"/>
                </w:rPr>
                <w:t xml:space="preserve">. </w:t>
              </w:r>
            </w:ins>
            <w:ins w:id="44" w:author="Muthukumaran M" w:date="2015-01-14T15:10:00Z">
              <w:r w:rsidR="00DA7435">
                <w:rPr>
                  <w:sz w:val="20"/>
                  <w:szCs w:val="20"/>
                </w:rPr>
                <w:t>THE FULL URL WORKS FINE</w:t>
              </w:r>
            </w:ins>
          </w:p>
        </w:tc>
      </w:tr>
      <w:tr w:rsidR="00641BDD" w:rsidRPr="003F0198" w14:paraId="68EA144C" w14:textId="77777777" w:rsidTr="00F1642A">
        <w:trPr>
          <w:trHeight w:val="767"/>
        </w:trPr>
        <w:tc>
          <w:tcPr>
            <w:tcW w:w="523" w:type="dxa"/>
          </w:tcPr>
          <w:p w14:paraId="13C6D609" w14:textId="771991B4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013" w:type="dxa"/>
          </w:tcPr>
          <w:p w14:paraId="4E0DD4B6" w14:textId="00092A82" w:rsidR="00641BDD" w:rsidRDefault="00641BDD" w:rsidP="00641B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is a Pause after clicking connect button. Analyze to find the reason</w:t>
            </w:r>
          </w:p>
        </w:tc>
        <w:tc>
          <w:tcPr>
            <w:tcW w:w="2321" w:type="dxa"/>
          </w:tcPr>
          <w:p w14:paraId="03A621DD" w14:textId="7AB07EB6" w:rsidR="00641BDD" w:rsidRDefault="00641BDD" w:rsidP="0037052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21" w:type="dxa"/>
          </w:tcPr>
          <w:p w14:paraId="176DC34D" w14:textId="1E3EEEA1" w:rsidR="00641BDD" w:rsidRDefault="00641BDD" w:rsidP="0037052B">
            <w:pPr>
              <w:jc w:val="center"/>
              <w:rPr>
                <w:sz w:val="20"/>
                <w:szCs w:val="20"/>
              </w:rPr>
            </w:pPr>
            <w:del w:id="45" w:author="Muthukumaran M" w:date="2015-01-14T15:08:00Z">
              <w:r w:rsidDel="005B2EB5">
                <w:rPr>
                  <w:sz w:val="20"/>
                  <w:szCs w:val="20"/>
                </w:rPr>
                <w:delText>WIP</w:delText>
              </w:r>
            </w:del>
            <w:ins w:id="46" w:author="Muthukumaran M" w:date="2015-01-14T15:08:00Z">
              <w:r w:rsidR="005B2EB5">
                <w:rPr>
                  <w:sz w:val="20"/>
                  <w:szCs w:val="20"/>
                </w:rPr>
                <w:t>COMPLTED</w:t>
              </w:r>
            </w:ins>
            <w:ins w:id="47" w:author="Muthukumaran M" w:date="2015-01-14T15:09:00Z">
              <w:r w:rsidR="005B2EB5">
                <w:rPr>
                  <w:sz w:val="20"/>
                  <w:szCs w:val="20"/>
                </w:rPr>
                <w:t>. There is a time linked takes to load option values dynamically</w:t>
              </w:r>
            </w:ins>
            <w:ins w:id="48" w:author="Muthukumaran M" w:date="2015-01-14T15:10:00Z">
              <w:r w:rsidR="005B2EB5">
                <w:rPr>
                  <w:sz w:val="20"/>
                  <w:szCs w:val="20"/>
                </w:rPr>
                <w:t xml:space="preserve"> in the backend</w:t>
              </w:r>
            </w:ins>
          </w:p>
        </w:tc>
      </w:tr>
      <w:tr w:rsidR="00641BDD" w:rsidRPr="003F0198" w14:paraId="4DC6A9D1" w14:textId="77777777" w:rsidTr="00F1642A">
        <w:trPr>
          <w:trHeight w:val="475"/>
        </w:trPr>
        <w:tc>
          <w:tcPr>
            <w:tcW w:w="523" w:type="dxa"/>
          </w:tcPr>
          <w:p w14:paraId="25469B3C" w14:textId="596D8AB2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4013" w:type="dxa"/>
          </w:tcPr>
          <w:p w14:paraId="20BE1CAC" w14:textId="5A6EAB59" w:rsidR="00641BDD" w:rsidRDefault="00641BDD" w:rsidP="00641B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the program and provide results</w:t>
            </w:r>
          </w:p>
        </w:tc>
        <w:tc>
          <w:tcPr>
            <w:tcW w:w="2321" w:type="dxa"/>
          </w:tcPr>
          <w:p w14:paraId="385EBE16" w14:textId="62B0699E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Vishal</w:t>
            </w:r>
          </w:p>
        </w:tc>
        <w:tc>
          <w:tcPr>
            <w:tcW w:w="2321" w:type="dxa"/>
          </w:tcPr>
          <w:p w14:paraId="25AF3666" w14:textId="24D0CF02" w:rsidR="00641BDD" w:rsidRDefault="00641BDD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WIP</w:t>
            </w:r>
          </w:p>
        </w:tc>
      </w:tr>
      <w:tr w:rsidR="00110E9F" w:rsidRPr="003F0198" w14:paraId="1AA1ED3E" w14:textId="77777777" w:rsidTr="00F1642A">
        <w:trPr>
          <w:trHeight w:val="496"/>
        </w:trPr>
        <w:tc>
          <w:tcPr>
            <w:tcW w:w="523" w:type="dxa"/>
          </w:tcPr>
          <w:p w14:paraId="0C2B563B" w14:textId="51171919" w:rsidR="00110E9F" w:rsidRDefault="00110E9F" w:rsidP="003705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013" w:type="dxa"/>
          </w:tcPr>
          <w:p w14:paraId="7597D99E" w14:textId="7E2AA90C" w:rsidR="00110E9F" w:rsidRDefault="00110E9F" w:rsidP="00641B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serial number along with full name</w:t>
            </w:r>
          </w:p>
        </w:tc>
        <w:tc>
          <w:tcPr>
            <w:tcW w:w="2321" w:type="dxa"/>
          </w:tcPr>
          <w:p w14:paraId="5D84677A" w14:textId="45A430D0" w:rsidR="00110E9F" w:rsidRDefault="00110E9F" w:rsidP="0037052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Muthu</w:t>
            </w:r>
            <w:proofErr w:type="spellEnd"/>
          </w:p>
        </w:tc>
        <w:tc>
          <w:tcPr>
            <w:tcW w:w="2321" w:type="dxa"/>
          </w:tcPr>
          <w:p w14:paraId="3B828E82" w14:textId="1D8F1621" w:rsidR="00110E9F" w:rsidRDefault="00FF0F1B" w:rsidP="0037052B">
            <w:pPr>
              <w:jc w:val="center"/>
              <w:rPr>
                <w:sz w:val="20"/>
                <w:szCs w:val="20"/>
              </w:rPr>
            </w:pPr>
            <w:del w:id="49" w:author="Muthukumaran M" w:date="2015-01-14T15:10:00Z">
              <w:r w:rsidDel="005B2EB5">
                <w:rPr>
                  <w:sz w:val="20"/>
                  <w:szCs w:val="20"/>
                </w:rPr>
                <w:delText>WIP</w:delText>
              </w:r>
            </w:del>
            <w:ins w:id="50" w:author="Muthukumaran M" w:date="2015-01-14T15:10:00Z">
              <w:r w:rsidR="005B2EB5">
                <w:rPr>
                  <w:sz w:val="20"/>
                  <w:szCs w:val="20"/>
                </w:rPr>
                <w:t>COMPLETED</w:t>
              </w:r>
            </w:ins>
          </w:p>
        </w:tc>
      </w:tr>
    </w:tbl>
    <w:p w14:paraId="210E0563" w14:textId="77777777" w:rsidR="00641BDD" w:rsidRDefault="00641BDD" w:rsidP="00641BDD"/>
    <w:p w14:paraId="2667BBB5" w14:textId="77777777" w:rsidR="009A7ED1" w:rsidRDefault="009A7ED1" w:rsidP="00BC63AD"/>
    <w:p w14:paraId="1C29011D" w14:textId="77777777" w:rsidR="00AE2C6E" w:rsidRDefault="00AE2C6E" w:rsidP="00BC63AD"/>
    <w:p w14:paraId="6C1C89AD" w14:textId="77777777" w:rsidR="00AE2C6E" w:rsidRDefault="00AE2C6E" w:rsidP="00BC63AD"/>
    <w:p w14:paraId="1DDAB161" w14:textId="77777777" w:rsidR="00AE2C6E" w:rsidRDefault="00AE2C6E" w:rsidP="00BC63AD"/>
    <w:p w14:paraId="69D38FB5" w14:textId="77777777" w:rsidR="00AE2C6E" w:rsidRDefault="00AE2C6E" w:rsidP="00BC63AD"/>
    <w:p w14:paraId="743CF8CE" w14:textId="77777777" w:rsidR="00AE2C6E" w:rsidRDefault="00AE2C6E" w:rsidP="00BC63AD"/>
    <w:p w14:paraId="6221DFCF" w14:textId="77777777" w:rsidR="00AE2C6E" w:rsidRDefault="00AE2C6E" w:rsidP="00BC63AD"/>
    <w:p w14:paraId="4893F478" w14:textId="77777777" w:rsidR="00AE2C6E" w:rsidRDefault="00AE2C6E" w:rsidP="00BC63AD"/>
    <w:p w14:paraId="6F168B7D" w14:textId="77777777" w:rsidR="00AE2C6E" w:rsidRDefault="00AE2C6E" w:rsidP="00BC63AD"/>
    <w:p w14:paraId="4EF229D4" w14:textId="77777777" w:rsidR="00AE2C6E" w:rsidRDefault="00AE2C6E" w:rsidP="00BC63AD"/>
    <w:p w14:paraId="3B3B87C0" w14:textId="77777777" w:rsidR="00AE2C6E" w:rsidRDefault="00AE2C6E" w:rsidP="00BC63AD"/>
    <w:p w14:paraId="75D3B381" w14:textId="77777777" w:rsidR="00AE2C6E" w:rsidRDefault="00AE2C6E" w:rsidP="00BC63AD"/>
    <w:p w14:paraId="559A4523" w14:textId="77777777" w:rsidR="00AE2C6E" w:rsidRDefault="00AE2C6E" w:rsidP="00BC63AD"/>
    <w:p w14:paraId="1A5B3180" w14:textId="77777777" w:rsidR="00AE2C6E" w:rsidRDefault="00AE2C6E" w:rsidP="00BC63AD"/>
    <w:p w14:paraId="3786B08D" w14:textId="77777777" w:rsidR="00AE2C6E" w:rsidRDefault="00AE2C6E" w:rsidP="00BC63AD"/>
    <w:p w14:paraId="452FDBC7" w14:textId="77777777" w:rsidR="00AE2C6E" w:rsidRDefault="00AE2C6E" w:rsidP="00BC63AD"/>
    <w:p w14:paraId="580F30DE" w14:textId="77777777" w:rsidR="00AE2C6E" w:rsidRDefault="00AE2C6E" w:rsidP="00BC63AD"/>
    <w:p w14:paraId="59D28ABD" w14:textId="77777777" w:rsidR="00AE2C6E" w:rsidRDefault="00AE2C6E" w:rsidP="00BC63AD"/>
    <w:p w14:paraId="7D21698B" w14:textId="77777777" w:rsidR="00AE2C6E" w:rsidRDefault="00AE2C6E" w:rsidP="00BC63AD"/>
    <w:p w14:paraId="05DB077D" w14:textId="77777777" w:rsidR="00AE2C6E" w:rsidRDefault="00AE2C6E" w:rsidP="00BC63AD"/>
    <w:p w14:paraId="3EBB01FB" w14:textId="77777777" w:rsidR="00AE2C6E" w:rsidRDefault="00AE2C6E" w:rsidP="00BC63AD"/>
    <w:p w14:paraId="20BDE86D" w14:textId="308A6874" w:rsidR="00AE2C6E" w:rsidRDefault="00AE2C6E" w:rsidP="00AE2C6E">
      <w:pPr>
        <w:pStyle w:val="Heading2"/>
        <w:tabs>
          <w:tab w:val="clear" w:pos="2160"/>
        </w:tabs>
        <w:spacing w:before="360" w:after="240"/>
        <w:ind w:left="0" w:firstLine="0"/>
        <w:jc w:val="both"/>
        <w:rPr>
          <w:rFonts w:asciiTheme="minorHAnsi" w:hAnsiTheme="minorHAnsi"/>
          <w:color w:val="0000FF"/>
          <w:sz w:val="28"/>
          <w:szCs w:val="28"/>
        </w:rPr>
      </w:pPr>
      <w:bookmarkStart w:id="51" w:name="_GoBack"/>
      <w:bookmarkEnd w:id="51"/>
      <w:r>
        <w:rPr>
          <w:rFonts w:asciiTheme="minorHAnsi" w:hAnsiTheme="minorHAnsi"/>
          <w:color w:val="0000FF"/>
          <w:sz w:val="28"/>
          <w:szCs w:val="28"/>
        </w:rPr>
        <w:lastRenderedPageBreak/>
        <w:t>How to configure Instant Proxies</w:t>
      </w:r>
    </w:p>
    <w:p w14:paraId="48D5EF39" w14:textId="77777777" w:rsidR="00AE2C6E" w:rsidRDefault="00AE2C6E" w:rsidP="00AE2C6E"/>
    <w:p w14:paraId="524749AE" w14:textId="6FC59F55" w:rsidR="00AE2C6E" w:rsidRPr="00AE2C6E" w:rsidRDefault="00AE2C6E" w:rsidP="00AE2C6E">
      <w:r>
        <w:rPr>
          <w:noProof/>
        </w:rPr>
        <w:drawing>
          <wp:inline distT="0" distB="0" distL="0" distR="0" wp14:anchorId="0B7E8268" wp14:editId="13EE30B8">
            <wp:extent cx="5943600" cy="695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t_proxy_confi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034D" w14:textId="77777777" w:rsidR="00AE2C6E" w:rsidRPr="0027735D" w:rsidRDefault="00AE2C6E" w:rsidP="00BC63AD"/>
    <w:sectPr w:rsidR="00AE2C6E" w:rsidRPr="0027735D" w:rsidSect="00E71CB8">
      <w:headerReference w:type="default" r:id="rId18"/>
      <w:footerReference w:type="default" r:id="rId19"/>
      <w:pgSz w:w="12240" w:h="15840"/>
      <w:pgMar w:top="368" w:right="1440" w:bottom="1440" w:left="1440" w:header="720" w:footer="23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5414CE" w14:textId="77777777" w:rsidR="00660057" w:rsidRDefault="00660057" w:rsidP="009100F2">
      <w:pPr>
        <w:spacing w:after="0" w:line="240" w:lineRule="auto"/>
      </w:pPr>
      <w:r>
        <w:separator/>
      </w:r>
    </w:p>
  </w:endnote>
  <w:endnote w:type="continuationSeparator" w:id="0">
    <w:p w14:paraId="44D0A7B1" w14:textId="77777777" w:rsidR="00660057" w:rsidRDefault="00660057" w:rsidP="00910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75626C" w14:textId="78EC0C20" w:rsidR="00B3644E" w:rsidRDefault="002E7AE1" w:rsidP="0072659C">
    <w:pPr>
      <w:pStyle w:val="Footer"/>
      <w:pBdr>
        <w:top w:val="single" w:sz="4" w:space="1" w:color="auto"/>
      </w:pBdr>
    </w:pPr>
    <w:r>
      <w:rPr>
        <w:sz w:val="20"/>
        <w:szCs w:val="20"/>
      </w:rPr>
      <w:t xml:space="preserve">TECHSERS™ </w:t>
    </w:r>
    <w:r w:rsidR="00B3644E">
      <w:rPr>
        <w:sz w:val="20"/>
        <w:szCs w:val="20"/>
      </w:rPr>
      <w:t>Confidential</w:t>
    </w:r>
    <w:r w:rsidR="00B3644E">
      <w:tab/>
    </w:r>
    <w:r w:rsidR="00B3644E">
      <w:tab/>
    </w:r>
    <w:r w:rsidR="00B3644E" w:rsidRPr="0072659C">
      <w:rPr>
        <w:sz w:val="20"/>
        <w:szCs w:val="20"/>
      </w:rPr>
      <w:fldChar w:fldCharType="begin"/>
    </w:r>
    <w:r w:rsidR="00B3644E" w:rsidRPr="0072659C">
      <w:rPr>
        <w:sz w:val="20"/>
        <w:szCs w:val="20"/>
      </w:rPr>
      <w:instrText xml:space="preserve"> PAGE   \* MERGEFORMAT </w:instrText>
    </w:r>
    <w:r w:rsidR="00B3644E" w:rsidRPr="0072659C">
      <w:rPr>
        <w:sz w:val="20"/>
        <w:szCs w:val="20"/>
      </w:rPr>
      <w:fldChar w:fldCharType="separate"/>
    </w:r>
    <w:r w:rsidR="00AE2C6E">
      <w:rPr>
        <w:noProof/>
        <w:sz w:val="20"/>
        <w:szCs w:val="20"/>
      </w:rPr>
      <w:t>7</w:t>
    </w:r>
    <w:r w:rsidR="00B3644E" w:rsidRPr="0072659C">
      <w:rPr>
        <w:sz w:val="20"/>
        <w:szCs w:val="20"/>
      </w:rPr>
      <w:fldChar w:fldCharType="end"/>
    </w:r>
    <w:r w:rsidR="00B3644E" w:rsidRPr="0072659C">
      <w:rPr>
        <w:sz w:val="20"/>
        <w:szCs w:val="20"/>
      </w:rPr>
      <w:t xml:space="preserve"> of </w:t>
    </w:r>
    <w:r w:rsidR="00660057">
      <w:fldChar w:fldCharType="begin"/>
    </w:r>
    <w:r w:rsidR="00660057">
      <w:instrText xml:space="preserve"> NUMPAGES  \* Arabic  \* MERGEFORMAT </w:instrText>
    </w:r>
    <w:r w:rsidR="00660057">
      <w:fldChar w:fldCharType="separate"/>
    </w:r>
    <w:r w:rsidR="00AE2C6E">
      <w:rPr>
        <w:noProof/>
      </w:rPr>
      <w:t>8</w:t>
    </w:r>
    <w:r w:rsidR="0066005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EDE544" w14:textId="77777777" w:rsidR="00660057" w:rsidRDefault="00660057" w:rsidP="009100F2">
      <w:pPr>
        <w:spacing w:after="0" w:line="240" w:lineRule="auto"/>
      </w:pPr>
      <w:r>
        <w:separator/>
      </w:r>
    </w:p>
  </w:footnote>
  <w:footnote w:type="continuationSeparator" w:id="0">
    <w:p w14:paraId="1E18EE9F" w14:textId="77777777" w:rsidR="00660057" w:rsidRDefault="00660057" w:rsidP="00910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75626A" w14:textId="4D871F1C" w:rsidR="00B3644E" w:rsidRDefault="00EE590C" w:rsidP="00EE590C">
    <w:pPr>
      <w:pStyle w:val="Header"/>
      <w:jc w:val="right"/>
      <w:rPr>
        <w:sz w:val="24"/>
        <w:szCs w:val="24"/>
      </w:rPr>
    </w:pPr>
    <w:r>
      <w:rPr>
        <w:noProof/>
      </w:rPr>
      <w:drawing>
        <wp:inline distT="0" distB="0" distL="0" distR="0" wp14:anchorId="248B2933" wp14:editId="1E40EBBD">
          <wp:extent cx="1801504" cy="443526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01528" cy="4435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2B1BA3D" w14:textId="2D9233FD" w:rsidR="00EE590C" w:rsidRDefault="003C153A" w:rsidP="00EE590C">
    <w:pPr>
      <w:pStyle w:val="Header"/>
      <w:pBdr>
        <w:bottom w:val="single" w:sz="4" w:space="1" w:color="auto"/>
      </w:pBdr>
      <w:rPr>
        <w:sz w:val="24"/>
        <w:szCs w:val="24"/>
      </w:rPr>
    </w:pPr>
    <w:r>
      <w:rPr>
        <w:sz w:val="24"/>
        <w:szCs w:val="24"/>
      </w:rPr>
      <w:t>Issues and t</w:t>
    </w:r>
    <w:r w:rsidR="00800517">
      <w:rPr>
        <w:sz w:val="24"/>
        <w:szCs w:val="24"/>
      </w:rPr>
      <w:t>racker</w:t>
    </w:r>
  </w:p>
  <w:p w14:paraId="53C15933" w14:textId="77777777" w:rsidR="00EE590C" w:rsidRPr="009100F2" w:rsidRDefault="00EE590C" w:rsidP="00EE590C">
    <w:pPr>
      <w:pStyle w:val="Header"/>
      <w:pBdr>
        <w:bottom w:val="single" w:sz="4" w:space="1" w:color="auto"/>
      </w:pBdr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3556AA3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0777977"/>
    <w:multiLevelType w:val="hybridMultilevel"/>
    <w:tmpl w:val="2A3A77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D009A"/>
    <w:multiLevelType w:val="hybridMultilevel"/>
    <w:tmpl w:val="86B8B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FC5E16"/>
    <w:multiLevelType w:val="hybridMultilevel"/>
    <w:tmpl w:val="68C0E5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EC4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8346BC5"/>
    <w:multiLevelType w:val="hybridMultilevel"/>
    <w:tmpl w:val="93603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D58B7"/>
    <w:multiLevelType w:val="hybridMultilevel"/>
    <w:tmpl w:val="25A22202"/>
    <w:lvl w:ilvl="0" w:tplc="956AB09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BB96EC7"/>
    <w:multiLevelType w:val="hybridMultilevel"/>
    <w:tmpl w:val="4C6058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DAC2BB1"/>
    <w:multiLevelType w:val="multilevel"/>
    <w:tmpl w:val="8B94591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cs="Times New Roman" w:hint="default"/>
        <w:b w:val="0"/>
        <w:sz w:val="16"/>
        <w:szCs w:val="1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  <w:b w:val="0"/>
        <w:sz w:val="16"/>
        <w:szCs w:val="16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9">
    <w:nsid w:val="0F4C0E48"/>
    <w:multiLevelType w:val="hybridMultilevel"/>
    <w:tmpl w:val="1E3EBAF2"/>
    <w:lvl w:ilvl="0" w:tplc="956AB09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DB665E"/>
    <w:multiLevelType w:val="hybridMultilevel"/>
    <w:tmpl w:val="DD0CA2AA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E331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53950CA"/>
    <w:multiLevelType w:val="hybridMultilevel"/>
    <w:tmpl w:val="DB60B1EA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EB6BC3"/>
    <w:multiLevelType w:val="multilevel"/>
    <w:tmpl w:val="FE7A2042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FF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14">
    <w:nsid w:val="1D8D5E00"/>
    <w:multiLevelType w:val="hybridMultilevel"/>
    <w:tmpl w:val="D9AEAB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FF54376"/>
    <w:multiLevelType w:val="hybridMultilevel"/>
    <w:tmpl w:val="AF12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F8643A"/>
    <w:multiLevelType w:val="hybridMultilevel"/>
    <w:tmpl w:val="DB60B1EA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855FA7"/>
    <w:multiLevelType w:val="hybridMultilevel"/>
    <w:tmpl w:val="9C48DB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15138E"/>
    <w:multiLevelType w:val="multilevel"/>
    <w:tmpl w:val="FE7A2042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FF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19">
    <w:nsid w:val="2C98770B"/>
    <w:multiLevelType w:val="hybridMultilevel"/>
    <w:tmpl w:val="07EA1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1F0720B"/>
    <w:multiLevelType w:val="hybridMultilevel"/>
    <w:tmpl w:val="DB60B1EA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4660A6"/>
    <w:multiLevelType w:val="multilevel"/>
    <w:tmpl w:val="FE7A2042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FF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22">
    <w:nsid w:val="36D07857"/>
    <w:multiLevelType w:val="multilevel"/>
    <w:tmpl w:val="27F669B2"/>
    <w:lvl w:ilvl="0">
      <w:start w:val="1"/>
      <w:numFmt w:val="bullet"/>
      <w:lvlText w:val=""/>
      <w:lvlJc w:val="left"/>
      <w:pPr>
        <w:tabs>
          <w:tab w:val="num" w:pos="-1080"/>
        </w:tabs>
      </w:pPr>
      <w:rPr>
        <w:rFonts w:ascii="Symbol" w:hAnsi="Symbol" w:hint="default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-1080"/>
        </w:tabs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FF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-144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216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324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432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468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44"/>
        </w:tabs>
        <w:ind w:left="144" w:hanging="144"/>
      </w:pPr>
      <w:rPr>
        <w:rFonts w:hint="default"/>
        <w:u w:val="none"/>
      </w:rPr>
    </w:lvl>
  </w:abstractNum>
  <w:abstractNum w:abstractNumId="23">
    <w:nsid w:val="381E1E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C996C71"/>
    <w:multiLevelType w:val="hybridMultilevel"/>
    <w:tmpl w:val="DB60B1EA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D8613D"/>
    <w:multiLevelType w:val="hybridMultilevel"/>
    <w:tmpl w:val="6D5E3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4D4F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C255A00"/>
    <w:multiLevelType w:val="hybridMultilevel"/>
    <w:tmpl w:val="29782E0E"/>
    <w:lvl w:ilvl="0" w:tplc="0C465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966128"/>
    <w:multiLevelType w:val="hybridMultilevel"/>
    <w:tmpl w:val="262E2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0131C5F"/>
    <w:multiLevelType w:val="hybridMultilevel"/>
    <w:tmpl w:val="4A203CA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0">
    <w:nsid w:val="52BC2FA0"/>
    <w:multiLevelType w:val="multilevel"/>
    <w:tmpl w:val="8732EA8E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tabs>
          <w:tab w:val="num" w:pos="360"/>
        </w:tabs>
      </w:pPr>
      <w:rPr>
        <w:rFonts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31">
    <w:nsid w:val="53B3544D"/>
    <w:multiLevelType w:val="hybridMultilevel"/>
    <w:tmpl w:val="C38432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7017D46"/>
    <w:multiLevelType w:val="hybridMultilevel"/>
    <w:tmpl w:val="933AB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006839"/>
    <w:multiLevelType w:val="multilevel"/>
    <w:tmpl w:val="8732EA8E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tabs>
          <w:tab w:val="num" w:pos="360"/>
        </w:tabs>
      </w:pPr>
      <w:rPr>
        <w:rFonts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34">
    <w:nsid w:val="5F6876BE"/>
    <w:multiLevelType w:val="hybridMultilevel"/>
    <w:tmpl w:val="3092C608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21CEA"/>
    <w:multiLevelType w:val="multilevel"/>
    <w:tmpl w:val="AB30C50E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tabs>
          <w:tab w:val="num" w:pos="360"/>
        </w:tabs>
      </w:pPr>
      <w:rPr>
        <w:rFonts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36">
    <w:nsid w:val="614E2970"/>
    <w:multiLevelType w:val="hybridMultilevel"/>
    <w:tmpl w:val="D5608522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0C7CDA"/>
    <w:multiLevelType w:val="hybridMultilevel"/>
    <w:tmpl w:val="8E06F0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426C8C02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26120794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  <w:b w:val="0"/>
        <w:i w:val="0"/>
        <w:sz w:val="22"/>
        <w:szCs w:val="22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C2803F7"/>
    <w:multiLevelType w:val="hybridMultilevel"/>
    <w:tmpl w:val="DB60B1EA"/>
    <w:lvl w:ilvl="0" w:tplc="426C8C0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1D1EC1"/>
    <w:multiLevelType w:val="hybridMultilevel"/>
    <w:tmpl w:val="3496B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7A3C7A"/>
    <w:multiLevelType w:val="hybridMultilevel"/>
    <w:tmpl w:val="3E4A0A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CB565A"/>
    <w:multiLevelType w:val="hybridMultilevel"/>
    <w:tmpl w:val="137006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519043F"/>
    <w:multiLevelType w:val="hybridMultilevel"/>
    <w:tmpl w:val="149E77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B745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62B2033"/>
    <w:multiLevelType w:val="multilevel"/>
    <w:tmpl w:val="0E18F03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bullet"/>
      <w:lvlText w:val=""/>
      <w:lvlJc w:val="left"/>
      <w:pPr>
        <w:tabs>
          <w:tab w:val="num" w:pos="360"/>
        </w:tabs>
      </w:pPr>
      <w:rPr>
        <w:rFonts w:ascii="Symbol" w:hAnsi="Symbo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45">
    <w:nsid w:val="77246B37"/>
    <w:multiLevelType w:val="multilevel"/>
    <w:tmpl w:val="F70C3FCA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hint="default"/>
        <w:u w:val="none"/>
      </w:rPr>
    </w:lvl>
    <w:lvl w:ilvl="1">
      <w:start w:val="1"/>
      <w:numFmt w:val="bullet"/>
      <w:lvlText w:val=""/>
      <w:lvlJc w:val="left"/>
      <w:pPr>
        <w:tabs>
          <w:tab w:val="num" w:pos="360"/>
        </w:tabs>
      </w:pPr>
      <w:rPr>
        <w:rFonts w:ascii="Symbol" w:hAnsi="Symbo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16"/>
        <w:szCs w:val="16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(%3)"/>
      <w:lvlJc w:val="left"/>
      <w:pPr>
        <w:tabs>
          <w:tab w:val="num" w:pos="0"/>
        </w:tabs>
        <w:ind w:firstLine="720"/>
      </w:pPr>
      <w:rPr>
        <w:rFonts w:ascii="Arial" w:hAnsi="Arial" w:cs="Arial" w:hint="default"/>
        <w:b w:val="0"/>
        <w:bCs w:val="0"/>
        <w:i w:val="0"/>
        <w:iCs w:val="0"/>
        <w:sz w:val="16"/>
        <w:szCs w:val="16"/>
        <w:u w:val="none"/>
      </w:rPr>
    </w:lvl>
    <w:lvl w:ilvl="3">
      <w:start w:val="1"/>
      <w:numFmt w:val="lowerRoman"/>
      <w:lvlText w:val="(%4)"/>
      <w:lvlJc w:val="right"/>
      <w:pPr>
        <w:tabs>
          <w:tab w:val="num" w:pos="3600"/>
        </w:tabs>
        <w:ind w:firstLine="324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tabs>
          <w:tab w:val="num" w:pos="3960"/>
        </w:tabs>
        <w:ind w:firstLine="3600"/>
      </w:pPr>
      <w:rPr>
        <w:rFonts w:hint="default"/>
        <w:u w:val="none"/>
      </w:rPr>
    </w:lvl>
    <w:lvl w:ilvl="5">
      <w:start w:val="1"/>
      <w:numFmt w:val="lowerLetter"/>
      <w:lvlText w:val="%6)"/>
      <w:lvlJc w:val="left"/>
      <w:pPr>
        <w:tabs>
          <w:tab w:val="num" w:pos="4680"/>
        </w:tabs>
        <w:ind w:firstLine="4320"/>
      </w:pPr>
      <w:rPr>
        <w:rFonts w:hint="default"/>
        <w:u w:val="none"/>
      </w:rPr>
    </w:lvl>
    <w:lvl w:ilvl="6">
      <w:start w:val="1"/>
      <w:numFmt w:val="lowerRoman"/>
      <w:lvlText w:val="%7)"/>
      <w:lvlJc w:val="right"/>
      <w:pPr>
        <w:tabs>
          <w:tab w:val="num" w:pos="5760"/>
        </w:tabs>
        <w:ind w:firstLine="5400"/>
      </w:pPr>
      <w:rPr>
        <w:rFonts w:hint="default"/>
        <w:u w:val="none"/>
      </w:rPr>
    </w:lvl>
    <w:lvl w:ilvl="7">
      <w:start w:val="1"/>
      <w:numFmt w:val="decimal"/>
      <w:lvlText w:val="%8)"/>
      <w:lvlJc w:val="left"/>
      <w:pPr>
        <w:tabs>
          <w:tab w:val="num" w:pos="6120"/>
        </w:tabs>
        <w:ind w:firstLine="57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  <w:u w:val="none"/>
      </w:rPr>
    </w:lvl>
  </w:abstractNum>
  <w:abstractNum w:abstractNumId="46">
    <w:nsid w:val="7B9C75AD"/>
    <w:multiLevelType w:val="hybridMultilevel"/>
    <w:tmpl w:val="A1F24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F50752B"/>
    <w:multiLevelType w:val="hybridMultilevel"/>
    <w:tmpl w:val="8B1C45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</w:num>
  <w:num w:numId="3">
    <w:abstractNumId w:val="25"/>
  </w:num>
  <w:num w:numId="4">
    <w:abstractNumId w:val="17"/>
  </w:num>
  <w:num w:numId="5">
    <w:abstractNumId w:val="43"/>
  </w:num>
  <w:num w:numId="6">
    <w:abstractNumId w:val="42"/>
  </w:num>
  <w:num w:numId="7">
    <w:abstractNumId w:val="4"/>
  </w:num>
  <w:num w:numId="8">
    <w:abstractNumId w:val="23"/>
  </w:num>
  <w:num w:numId="9">
    <w:abstractNumId w:val="11"/>
  </w:num>
  <w:num w:numId="10">
    <w:abstractNumId w:val="26"/>
  </w:num>
  <w:num w:numId="11">
    <w:abstractNumId w:val="0"/>
  </w:num>
  <w:num w:numId="12">
    <w:abstractNumId w:val="21"/>
  </w:num>
  <w:num w:numId="13">
    <w:abstractNumId w:val="22"/>
  </w:num>
  <w:num w:numId="14">
    <w:abstractNumId w:val="30"/>
  </w:num>
  <w:num w:numId="15">
    <w:abstractNumId w:val="37"/>
  </w:num>
  <w:num w:numId="16">
    <w:abstractNumId w:val="34"/>
  </w:num>
  <w:num w:numId="17">
    <w:abstractNumId w:val="20"/>
  </w:num>
  <w:num w:numId="18">
    <w:abstractNumId w:val="36"/>
  </w:num>
  <w:num w:numId="19">
    <w:abstractNumId w:val="10"/>
  </w:num>
  <w:num w:numId="20">
    <w:abstractNumId w:val="12"/>
  </w:num>
  <w:num w:numId="21">
    <w:abstractNumId w:val="16"/>
  </w:num>
  <w:num w:numId="22">
    <w:abstractNumId w:val="24"/>
  </w:num>
  <w:num w:numId="23">
    <w:abstractNumId w:val="38"/>
  </w:num>
  <w:num w:numId="24">
    <w:abstractNumId w:val="27"/>
  </w:num>
  <w:num w:numId="25">
    <w:abstractNumId w:val="13"/>
  </w:num>
  <w:num w:numId="26">
    <w:abstractNumId w:val="46"/>
  </w:num>
  <w:num w:numId="27">
    <w:abstractNumId w:val="14"/>
  </w:num>
  <w:num w:numId="28">
    <w:abstractNumId w:val="18"/>
  </w:num>
  <w:num w:numId="29">
    <w:abstractNumId w:val="2"/>
  </w:num>
  <w:num w:numId="30">
    <w:abstractNumId w:val="33"/>
  </w:num>
  <w:num w:numId="31">
    <w:abstractNumId w:val="29"/>
  </w:num>
  <w:num w:numId="32">
    <w:abstractNumId w:val="47"/>
  </w:num>
  <w:num w:numId="33">
    <w:abstractNumId w:val="35"/>
  </w:num>
  <w:num w:numId="34">
    <w:abstractNumId w:val="45"/>
  </w:num>
  <w:num w:numId="35">
    <w:abstractNumId w:val="8"/>
  </w:num>
  <w:num w:numId="36">
    <w:abstractNumId w:val="39"/>
  </w:num>
  <w:num w:numId="37">
    <w:abstractNumId w:val="3"/>
  </w:num>
  <w:num w:numId="38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44"/>
  </w:num>
  <w:num w:numId="4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1"/>
  </w:num>
  <w:num w:numId="42">
    <w:abstractNumId w:val="7"/>
  </w:num>
  <w:num w:numId="43">
    <w:abstractNumId w:val="41"/>
  </w:num>
  <w:num w:numId="44">
    <w:abstractNumId w:val="15"/>
  </w:num>
  <w:num w:numId="45">
    <w:abstractNumId w:val="6"/>
  </w:num>
  <w:num w:numId="46">
    <w:abstractNumId w:val="9"/>
  </w:num>
  <w:num w:numId="47">
    <w:abstractNumId w:val="28"/>
  </w:num>
  <w:num w:numId="48">
    <w:abstractNumId w:val="5"/>
  </w:num>
  <w:num w:numId="49">
    <w:abstractNumId w:val="1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990"/>
    <w:rsid w:val="0001132F"/>
    <w:rsid w:val="000151F8"/>
    <w:rsid w:val="000155A5"/>
    <w:rsid w:val="00015B3F"/>
    <w:rsid w:val="000249E8"/>
    <w:rsid w:val="00026C79"/>
    <w:rsid w:val="000336ED"/>
    <w:rsid w:val="00041453"/>
    <w:rsid w:val="00047360"/>
    <w:rsid w:val="0005685C"/>
    <w:rsid w:val="000629FD"/>
    <w:rsid w:val="0006326D"/>
    <w:rsid w:val="00067465"/>
    <w:rsid w:val="000676C2"/>
    <w:rsid w:val="0008130F"/>
    <w:rsid w:val="00081D05"/>
    <w:rsid w:val="0009305E"/>
    <w:rsid w:val="000961F9"/>
    <w:rsid w:val="000A4316"/>
    <w:rsid w:val="000A666A"/>
    <w:rsid w:val="000B0296"/>
    <w:rsid w:val="000B1A87"/>
    <w:rsid w:val="000B2DB5"/>
    <w:rsid w:val="000D02A2"/>
    <w:rsid w:val="000E5B93"/>
    <w:rsid w:val="000E67F3"/>
    <w:rsid w:val="000E7830"/>
    <w:rsid w:val="000F5D68"/>
    <w:rsid w:val="000F60F1"/>
    <w:rsid w:val="001048BB"/>
    <w:rsid w:val="00105241"/>
    <w:rsid w:val="00106357"/>
    <w:rsid w:val="00110E9F"/>
    <w:rsid w:val="00117FF5"/>
    <w:rsid w:val="00132CB4"/>
    <w:rsid w:val="001377DC"/>
    <w:rsid w:val="00141484"/>
    <w:rsid w:val="00144816"/>
    <w:rsid w:val="001508F8"/>
    <w:rsid w:val="00152CAB"/>
    <w:rsid w:val="00155F1D"/>
    <w:rsid w:val="001666FA"/>
    <w:rsid w:val="0018670B"/>
    <w:rsid w:val="001959BB"/>
    <w:rsid w:val="001A2341"/>
    <w:rsid w:val="001B4164"/>
    <w:rsid w:val="001B6B91"/>
    <w:rsid w:val="001B79E3"/>
    <w:rsid w:val="001C2CAF"/>
    <w:rsid w:val="001D5483"/>
    <w:rsid w:val="001E3110"/>
    <w:rsid w:val="001E67AD"/>
    <w:rsid w:val="00216257"/>
    <w:rsid w:val="00227DE4"/>
    <w:rsid w:val="0023092F"/>
    <w:rsid w:val="00243258"/>
    <w:rsid w:val="00244ADA"/>
    <w:rsid w:val="00246A34"/>
    <w:rsid w:val="002545B7"/>
    <w:rsid w:val="00255A0E"/>
    <w:rsid w:val="002617E6"/>
    <w:rsid w:val="00265EF8"/>
    <w:rsid w:val="002667B2"/>
    <w:rsid w:val="00271990"/>
    <w:rsid w:val="0027331B"/>
    <w:rsid w:val="00273C6F"/>
    <w:rsid w:val="0027735D"/>
    <w:rsid w:val="002825D1"/>
    <w:rsid w:val="00290255"/>
    <w:rsid w:val="002A38BF"/>
    <w:rsid w:val="002B1F32"/>
    <w:rsid w:val="002B1F62"/>
    <w:rsid w:val="002B349F"/>
    <w:rsid w:val="002C41DD"/>
    <w:rsid w:val="002C7985"/>
    <w:rsid w:val="002D701A"/>
    <w:rsid w:val="002E7AE1"/>
    <w:rsid w:val="002F3F6A"/>
    <w:rsid w:val="002F4E02"/>
    <w:rsid w:val="002F6EF1"/>
    <w:rsid w:val="003025C7"/>
    <w:rsid w:val="00311F05"/>
    <w:rsid w:val="00313391"/>
    <w:rsid w:val="0031596A"/>
    <w:rsid w:val="00322163"/>
    <w:rsid w:val="00334CD5"/>
    <w:rsid w:val="0033781A"/>
    <w:rsid w:val="003512CB"/>
    <w:rsid w:val="00352213"/>
    <w:rsid w:val="00356FB3"/>
    <w:rsid w:val="00366551"/>
    <w:rsid w:val="00381E90"/>
    <w:rsid w:val="003833A9"/>
    <w:rsid w:val="00384FA6"/>
    <w:rsid w:val="003C153A"/>
    <w:rsid w:val="003C383E"/>
    <w:rsid w:val="003D4019"/>
    <w:rsid w:val="003D72D5"/>
    <w:rsid w:val="003E1BB0"/>
    <w:rsid w:val="003F0198"/>
    <w:rsid w:val="003F2FCF"/>
    <w:rsid w:val="003F5229"/>
    <w:rsid w:val="004044B6"/>
    <w:rsid w:val="00404766"/>
    <w:rsid w:val="00416A9B"/>
    <w:rsid w:val="004361E4"/>
    <w:rsid w:val="004428EC"/>
    <w:rsid w:val="00442BBD"/>
    <w:rsid w:val="00462168"/>
    <w:rsid w:val="00466F36"/>
    <w:rsid w:val="00476F14"/>
    <w:rsid w:val="004A3088"/>
    <w:rsid w:val="004A3887"/>
    <w:rsid w:val="004A443F"/>
    <w:rsid w:val="004B5249"/>
    <w:rsid w:val="004B5637"/>
    <w:rsid w:val="004B5A7A"/>
    <w:rsid w:val="004B5F2F"/>
    <w:rsid w:val="004B67D8"/>
    <w:rsid w:val="004C014F"/>
    <w:rsid w:val="004C1450"/>
    <w:rsid w:val="004C18A1"/>
    <w:rsid w:val="004C53FE"/>
    <w:rsid w:val="004D0305"/>
    <w:rsid w:val="004D54DF"/>
    <w:rsid w:val="004D6B4E"/>
    <w:rsid w:val="004E1408"/>
    <w:rsid w:val="004E27A1"/>
    <w:rsid w:val="004E53A8"/>
    <w:rsid w:val="004E7F59"/>
    <w:rsid w:val="004F3B35"/>
    <w:rsid w:val="005202EF"/>
    <w:rsid w:val="00521172"/>
    <w:rsid w:val="00523F95"/>
    <w:rsid w:val="00535032"/>
    <w:rsid w:val="005402F6"/>
    <w:rsid w:val="00541F80"/>
    <w:rsid w:val="00543435"/>
    <w:rsid w:val="00551A1C"/>
    <w:rsid w:val="00557349"/>
    <w:rsid w:val="0057260F"/>
    <w:rsid w:val="00592901"/>
    <w:rsid w:val="00594FD2"/>
    <w:rsid w:val="005B2EB5"/>
    <w:rsid w:val="005B78CA"/>
    <w:rsid w:val="005C38AB"/>
    <w:rsid w:val="005C3D80"/>
    <w:rsid w:val="005C5048"/>
    <w:rsid w:val="005C7CE3"/>
    <w:rsid w:val="005E0D82"/>
    <w:rsid w:val="005E0E76"/>
    <w:rsid w:val="005E2771"/>
    <w:rsid w:val="005E5DDB"/>
    <w:rsid w:val="005E6002"/>
    <w:rsid w:val="00600EF7"/>
    <w:rsid w:val="00615178"/>
    <w:rsid w:val="00623E57"/>
    <w:rsid w:val="006311CC"/>
    <w:rsid w:val="00633829"/>
    <w:rsid w:val="00641BDD"/>
    <w:rsid w:val="00643119"/>
    <w:rsid w:val="00655E69"/>
    <w:rsid w:val="00660057"/>
    <w:rsid w:val="00661823"/>
    <w:rsid w:val="00666782"/>
    <w:rsid w:val="0068443A"/>
    <w:rsid w:val="00686B6B"/>
    <w:rsid w:val="006A61C1"/>
    <w:rsid w:val="006B0F73"/>
    <w:rsid w:val="006C2EC6"/>
    <w:rsid w:val="006E442E"/>
    <w:rsid w:val="006F659D"/>
    <w:rsid w:val="0070066D"/>
    <w:rsid w:val="0070258E"/>
    <w:rsid w:val="007124FD"/>
    <w:rsid w:val="0072294F"/>
    <w:rsid w:val="00724F2E"/>
    <w:rsid w:val="0072659C"/>
    <w:rsid w:val="00731C08"/>
    <w:rsid w:val="00733277"/>
    <w:rsid w:val="00740DE3"/>
    <w:rsid w:val="00745F9C"/>
    <w:rsid w:val="00747E9E"/>
    <w:rsid w:val="007622B8"/>
    <w:rsid w:val="0077651E"/>
    <w:rsid w:val="007770C1"/>
    <w:rsid w:val="007900AF"/>
    <w:rsid w:val="00792520"/>
    <w:rsid w:val="00795A29"/>
    <w:rsid w:val="007E0831"/>
    <w:rsid w:val="007E16BB"/>
    <w:rsid w:val="007E1820"/>
    <w:rsid w:val="007F1CEB"/>
    <w:rsid w:val="007F7070"/>
    <w:rsid w:val="00800517"/>
    <w:rsid w:val="008063AF"/>
    <w:rsid w:val="00811A0D"/>
    <w:rsid w:val="00820F54"/>
    <w:rsid w:val="008319CB"/>
    <w:rsid w:val="008360CC"/>
    <w:rsid w:val="008515FE"/>
    <w:rsid w:val="00852E72"/>
    <w:rsid w:val="0085622B"/>
    <w:rsid w:val="00857DD8"/>
    <w:rsid w:val="00873CB9"/>
    <w:rsid w:val="00876FFA"/>
    <w:rsid w:val="008857ED"/>
    <w:rsid w:val="00890201"/>
    <w:rsid w:val="00890538"/>
    <w:rsid w:val="00892634"/>
    <w:rsid w:val="008B3A0E"/>
    <w:rsid w:val="008C29B8"/>
    <w:rsid w:val="008C2F41"/>
    <w:rsid w:val="008D1541"/>
    <w:rsid w:val="008E7E32"/>
    <w:rsid w:val="008F0A30"/>
    <w:rsid w:val="008F2C2A"/>
    <w:rsid w:val="008F6721"/>
    <w:rsid w:val="009100F2"/>
    <w:rsid w:val="00913889"/>
    <w:rsid w:val="00914CC6"/>
    <w:rsid w:val="00924E26"/>
    <w:rsid w:val="00930D37"/>
    <w:rsid w:val="009459BA"/>
    <w:rsid w:val="009611F5"/>
    <w:rsid w:val="00984348"/>
    <w:rsid w:val="009852C0"/>
    <w:rsid w:val="009916F5"/>
    <w:rsid w:val="009A7ED1"/>
    <w:rsid w:val="009B0EFB"/>
    <w:rsid w:val="009B54B9"/>
    <w:rsid w:val="009C435E"/>
    <w:rsid w:val="009E5285"/>
    <w:rsid w:val="009E7FB5"/>
    <w:rsid w:val="00A007B0"/>
    <w:rsid w:val="00A027DF"/>
    <w:rsid w:val="00A068D0"/>
    <w:rsid w:val="00A1059C"/>
    <w:rsid w:val="00A1662F"/>
    <w:rsid w:val="00A25C0A"/>
    <w:rsid w:val="00A268A0"/>
    <w:rsid w:val="00A30709"/>
    <w:rsid w:val="00A36F5E"/>
    <w:rsid w:val="00A45568"/>
    <w:rsid w:val="00A52EC8"/>
    <w:rsid w:val="00A72230"/>
    <w:rsid w:val="00A773C9"/>
    <w:rsid w:val="00A8414E"/>
    <w:rsid w:val="00AA18FE"/>
    <w:rsid w:val="00AA23E9"/>
    <w:rsid w:val="00AA693F"/>
    <w:rsid w:val="00AC4FB6"/>
    <w:rsid w:val="00AC5E91"/>
    <w:rsid w:val="00AD0193"/>
    <w:rsid w:val="00AE08AA"/>
    <w:rsid w:val="00AE2C6E"/>
    <w:rsid w:val="00AF0779"/>
    <w:rsid w:val="00B0676F"/>
    <w:rsid w:val="00B17E00"/>
    <w:rsid w:val="00B24404"/>
    <w:rsid w:val="00B340F4"/>
    <w:rsid w:val="00B3644E"/>
    <w:rsid w:val="00B365FF"/>
    <w:rsid w:val="00B448B5"/>
    <w:rsid w:val="00B5781E"/>
    <w:rsid w:val="00B75970"/>
    <w:rsid w:val="00B76FD0"/>
    <w:rsid w:val="00BA4D7F"/>
    <w:rsid w:val="00BB44BB"/>
    <w:rsid w:val="00BB6D7A"/>
    <w:rsid w:val="00BB71F0"/>
    <w:rsid w:val="00BC63AD"/>
    <w:rsid w:val="00BE6F55"/>
    <w:rsid w:val="00C02948"/>
    <w:rsid w:val="00C07A12"/>
    <w:rsid w:val="00C170B0"/>
    <w:rsid w:val="00C3055E"/>
    <w:rsid w:val="00C378D0"/>
    <w:rsid w:val="00C435D6"/>
    <w:rsid w:val="00C50F72"/>
    <w:rsid w:val="00C54537"/>
    <w:rsid w:val="00C54DC4"/>
    <w:rsid w:val="00C54F8D"/>
    <w:rsid w:val="00C72A16"/>
    <w:rsid w:val="00C730F5"/>
    <w:rsid w:val="00C74888"/>
    <w:rsid w:val="00C8551E"/>
    <w:rsid w:val="00C97818"/>
    <w:rsid w:val="00CA3B8D"/>
    <w:rsid w:val="00CB1F18"/>
    <w:rsid w:val="00CB5867"/>
    <w:rsid w:val="00CC65CC"/>
    <w:rsid w:val="00CD7B00"/>
    <w:rsid w:val="00CE28F3"/>
    <w:rsid w:val="00CF0B11"/>
    <w:rsid w:val="00CF1041"/>
    <w:rsid w:val="00CF236D"/>
    <w:rsid w:val="00D0574F"/>
    <w:rsid w:val="00D12382"/>
    <w:rsid w:val="00D201D2"/>
    <w:rsid w:val="00D221CD"/>
    <w:rsid w:val="00D509FB"/>
    <w:rsid w:val="00D50FE0"/>
    <w:rsid w:val="00D57A63"/>
    <w:rsid w:val="00D66938"/>
    <w:rsid w:val="00D8509B"/>
    <w:rsid w:val="00D97E35"/>
    <w:rsid w:val="00DA0EE3"/>
    <w:rsid w:val="00DA22D3"/>
    <w:rsid w:val="00DA7435"/>
    <w:rsid w:val="00DC52BC"/>
    <w:rsid w:val="00DC5AFF"/>
    <w:rsid w:val="00DC7F76"/>
    <w:rsid w:val="00DD1C19"/>
    <w:rsid w:val="00DE5F14"/>
    <w:rsid w:val="00DE6954"/>
    <w:rsid w:val="00DF475A"/>
    <w:rsid w:val="00E114A6"/>
    <w:rsid w:val="00E239F4"/>
    <w:rsid w:val="00E25CA7"/>
    <w:rsid w:val="00E2794D"/>
    <w:rsid w:val="00E41419"/>
    <w:rsid w:val="00E56CA1"/>
    <w:rsid w:val="00E71CB8"/>
    <w:rsid w:val="00E730BB"/>
    <w:rsid w:val="00E73D8B"/>
    <w:rsid w:val="00E848D4"/>
    <w:rsid w:val="00EA24B2"/>
    <w:rsid w:val="00EB0200"/>
    <w:rsid w:val="00EB0BAA"/>
    <w:rsid w:val="00EC2C37"/>
    <w:rsid w:val="00EC6E15"/>
    <w:rsid w:val="00ED3F00"/>
    <w:rsid w:val="00ED7149"/>
    <w:rsid w:val="00EE148B"/>
    <w:rsid w:val="00EE31B5"/>
    <w:rsid w:val="00EE590C"/>
    <w:rsid w:val="00EF1409"/>
    <w:rsid w:val="00EF645B"/>
    <w:rsid w:val="00F050F4"/>
    <w:rsid w:val="00F10DA5"/>
    <w:rsid w:val="00F151B2"/>
    <w:rsid w:val="00F1642A"/>
    <w:rsid w:val="00F254C2"/>
    <w:rsid w:val="00F25A75"/>
    <w:rsid w:val="00F43244"/>
    <w:rsid w:val="00F44353"/>
    <w:rsid w:val="00F579A8"/>
    <w:rsid w:val="00F75395"/>
    <w:rsid w:val="00F76238"/>
    <w:rsid w:val="00F81156"/>
    <w:rsid w:val="00F93151"/>
    <w:rsid w:val="00F93788"/>
    <w:rsid w:val="00FA4BD1"/>
    <w:rsid w:val="00FB37A0"/>
    <w:rsid w:val="00FD13D7"/>
    <w:rsid w:val="00FE698F"/>
    <w:rsid w:val="00FF0EE6"/>
    <w:rsid w:val="00FF0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7562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7B0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8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LOA3 H2,Chapter Title,L1 Heading 2,h2,2,l2,Header2,ITT t2"/>
    <w:basedOn w:val="Normal"/>
    <w:next w:val="Normal"/>
    <w:link w:val="Heading2Char"/>
    <w:qFormat/>
    <w:rsid w:val="00DA22D3"/>
    <w:pPr>
      <w:tabs>
        <w:tab w:val="num" w:pos="2160"/>
      </w:tabs>
      <w:spacing w:after="0" w:line="240" w:lineRule="auto"/>
      <w:ind w:left="2160" w:hanging="720"/>
      <w:outlineLvl w:val="1"/>
    </w:pPr>
    <w:rPr>
      <w:rFonts w:ascii="Arial" w:eastAsia="Times New Roman" w:hAnsi="Arial" w:cs="Arial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0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0F2"/>
  </w:style>
  <w:style w:type="paragraph" w:styleId="Footer">
    <w:name w:val="footer"/>
    <w:basedOn w:val="Normal"/>
    <w:link w:val="FooterChar"/>
    <w:uiPriority w:val="99"/>
    <w:unhideWhenUsed/>
    <w:rsid w:val="00910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0F2"/>
  </w:style>
  <w:style w:type="paragraph" w:styleId="BalloonText">
    <w:name w:val="Balloon Text"/>
    <w:basedOn w:val="Normal"/>
    <w:link w:val="BalloonTextChar"/>
    <w:uiPriority w:val="99"/>
    <w:semiHidden/>
    <w:unhideWhenUsed/>
    <w:rsid w:val="00910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0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00F2"/>
    <w:pPr>
      <w:spacing w:after="0" w:line="240" w:lineRule="auto"/>
      <w:ind w:left="720"/>
    </w:pPr>
  </w:style>
  <w:style w:type="table" w:styleId="TableGrid">
    <w:name w:val="Table Grid"/>
    <w:basedOn w:val="TableNormal"/>
    <w:uiPriority w:val="59"/>
    <w:rsid w:val="009100F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5">
    <w:name w:val="Light Shading Accent 5"/>
    <w:basedOn w:val="TableNormal"/>
    <w:uiPriority w:val="60"/>
    <w:rsid w:val="0072659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ediumList21">
    <w:name w:val="Medium List 21"/>
    <w:basedOn w:val="TableNormal"/>
    <w:uiPriority w:val="66"/>
    <w:rsid w:val="0072659C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ColorfulGrid-Accent3">
    <w:name w:val="Colorful Grid Accent 3"/>
    <w:basedOn w:val="TableNormal"/>
    <w:uiPriority w:val="73"/>
    <w:rsid w:val="0072659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ghtGrid-Accent3">
    <w:name w:val="Light Grid Accent 3"/>
    <w:basedOn w:val="TableNormal"/>
    <w:uiPriority w:val="62"/>
    <w:rsid w:val="0072659C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Shading-Accent3">
    <w:name w:val="Light Shading Accent 3"/>
    <w:basedOn w:val="TableNormal"/>
    <w:uiPriority w:val="60"/>
    <w:rsid w:val="00747E9E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Heading2Char">
    <w:name w:val="Heading 2 Char"/>
    <w:aliases w:val="H2 Char,LOA3 H2 Char,Chapter Title Char,L1 Heading 2 Char,h2 Char,2 Char,l2 Char,Header2 Char,ITT t2 Char"/>
    <w:basedOn w:val="DefaultParagraphFont"/>
    <w:link w:val="Heading2"/>
    <w:rsid w:val="00DA22D3"/>
    <w:rPr>
      <w:rFonts w:ascii="Arial" w:eastAsia="Times New Roman" w:hAnsi="Arial" w:cs="Arial"/>
      <w:sz w:val="16"/>
      <w:szCs w:val="16"/>
    </w:rPr>
  </w:style>
  <w:style w:type="paragraph" w:styleId="BodyText">
    <w:name w:val="Body Text"/>
    <w:basedOn w:val="Normal"/>
    <w:link w:val="BodyTextChar"/>
    <w:rsid w:val="00DA22D3"/>
    <w:pPr>
      <w:spacing w:after="0" w:line="240" w:lineRule="auto"/>
    </w:pPr>
    <w:rPr>
      <w:rFonts w:ascii="Arial" w:eastAsia="Times New Roman" w:hAnsi="Arial" w:cs="Arial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DA22D3"/>
    <w:rPr>
      <w:rFonts w:ascii="Arial" w:eastAsia="Times New Roman" w:hAnsi="Arial" w:cs="Arial"/>
      <w:b/>
      <w:bCs/>
    </w:rPr>
  </w:style>
  <w:style w:type="paragraph" w:styleId="ListBullet2">
    <w:name w:val="List Bullet 2"/>
    <w:basedOn w:val="Normal"/>
    <w:autoRedefine/>
    <w:rsid w:val="00DA22D3"/>
    <w:pPr>
      <w:numPr>
        <w:numId w:val="11"/>
      </w:numPr>
      <w:tabs>
        <w:tab w:val="clear" w:pos="720"/>
        <w:tab w:val="num" w:pos="1080"/>
      </w:tabs>
      <w:spacing w:after="0" w:line="240" w:lineRule="auto"/>
      <w:ind w:left="1080"/>
    </w:pPr>
    <w:rPr>
      <w:rFonts w:ascii="Arial" w:eastAsia="Times New Roman" w:hAnsi="Arial" w:cs="Arial"/>
      <w:sz w:val="20"/>
      <w:szCs w:val="20"/>
    </w:rPr>
  </w:style>
  <w:style w:type="paragraph" w:customStyle="1" w:styleId="TableHeading">
    <w:name w:val="TableHeading"/>
    <w:basedOn w:val="Normal"/>
    <w:rsid w:val="00DA22D3"/>
    <w:pPr>
      <w:spacing w:before="40" w:after="40" w:line="240" w:lineRule="auto"/>
    </w:pPr>
    <w:rPr>
      <w:rFonts w:ascii="Arial Narrow" w:eastAsia="Times New Roman" w:hAnsi="Arial Narrow" w:cs="Arial Narrow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rsid w:val="00DA22D3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DA22D3"/>
    <w:rPr>
      <w:rFonts w:ascii="Arial" w:eastAsia="Times New Roman" w:hAnsi="Arial" w:cs="Arial"/>
    </w:rPr>
  </w:style>
  <w:style w:type="character" w:styleId="FootnoteReference">
    <w:name w:val="footnote reference"/>
    <w:basedOn w:val="DefaultParagraphFont"/>
    <w:rsid w:val="00DA22D3"/>
    <w:rPr>
      <w:vertAlign w:val="superscript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D401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D4019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28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BodyText0">
    <w:name w:val="*Body Text"/>
    <w:basedOn w:val="Normal"/>
    <w:uiPriority w:val="99"/>
    <w:rsid w:val="008857ED"/>
    <w:pPr>
      <w:spacing w:before="120" w:after="120" w:line="240" w:lineRule="auto"/>
      <w:ind w:left="360"/>
      <w:jc w:val="both"/>
    </w:pPr>
    <w:rPr>
      <w:rFonts w:ascii="Arial" w:hAnsi="Arial" w:cs="Arial"/>
      <w:sz w:val="20"/>
      <w:szCs w:val="20"/>
    </w:rPr>
  </w:style>
  <w:style w:type="paragraph" w:customStyle="1" w:styleId="Default">
    <w:name w:val="Default"/>
    <w:rsid w:val="00BE6F55"/>
    <w:pPr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833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33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33A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33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33A9"/>
    <w:rPr>
      <w:b/>
      <w:bCs/>
    </w:rPr>
  </w:style>
  <w:style w:type="paragraph" w:styleId="Revision">
    <w:name w:val="Revision"/>
    <w:hidden/>
    <w:uiPriority w:val="99"/>
    <w:semiHidden/>
    <w:rsid w:val="003833A9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D15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0476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7B0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8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LOA3 H2,Chapter Title,L1 Heading 2,h2,2,l2,Header2,ITT t2"/>
    <w:basedOn w:val="Normal"/>
    <w:next w:val="Normal"/>
    <w:link w:val="Heading2Char"/>
    <w:qFormat/>
    <w:rsid w:val="00DA22D3"/>
    <w:pPr>
      <w:tabs>
        <w:tab w:val="num" w:pos="2160"/>
      </w:tabs>
      <w:spacing w:after="0" w:line="240" w:lineRule="auto"/>
      <w:ind w:left="2160" w:hanging="720"/>
      <w:outlineLvl w:val="1"/>
    </w:pPr>
    <w:rPr>
      <w:rFonts w:ascii="Arial" w:eastAsia="Times New Roman" w:hAnsi="Arial" w:cs="Arial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0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0F2"/>
  </w:style>
  <w:style w:type="paragraph" w:styleId="Footer">
    <w:name w:val="footer"/>
    <w:basedOn w:val="Normal"/>
    <w:link w:val="FooterChar"/>
    <w:uiPriority w:val="99"/>
    <w:unhideWhenUsed/>
    <w:rsid w:val="00910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0F2"/>
  </w:style>
  <w:style w:type="paragraph" w:styleId="BalloonText">
    <w:name w:val="Balloon Text"/>
    <w:basedOn w:val="Normal"/>
    <w:link w:val="BalloonTextChar"/>
    <w:uiPriority w:val="99"/>
    <w:semiHidden/>
    <w:unhideWhenUsed/>
    <w:rsid w:val="00910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0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00F2"/>
    <w:pPr>
      <w:spacing w:after="0" w:line="240" w:lineRule="auto"/>
      <w:ind w:left="720"/>
    </w:pPr>
  </w:style>
  <w:style w:type="table" w:styleId="TableGrid">
    <w:name w:val="Table Grid"/>
    <w:basedOn w:val="TableNormal"/>
    <w:uiPriority w:val="59"/>
    <w:rsid w:val="009100F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5">
    <w:name w:val="Light Shading Accent 5"/>
    <w:basedOn w:val="TableNormal"/>
    <w:uiPriority w:val="60"/>
    <w:rsid w:val="0072659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ediumList21">
    <w:name w:val="Medium List 21"/>
    <w:basedOn w:val="TableNormal"/>
    <w:uiPriority w:val="66"/>
    <w:rsid w:val="0072659C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ColorfulGrid-Accent3">
    <w:name w:val="Colorful Grid Accent 3"/>
    <w:basedOn w:val="TableNormal"/>
    <w:uiPriority w:val="73"/>
    <w:rsid w:val="0072659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ghtGrid-Accent3">
    <w:name w:val="Light Grid Accent 3"/>
    <w:basedOn w:val="TableNormal"/>
    <w:uiPriority w:val="62"/>
    <w:rsid w:val="0072659C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Shading-Accent3">
    <w:name w:val="Light Shading Accent 3"/>
    <w:basedOn w:val="TableNormal"/>
    <w:uiPriority w:val="60"/>
    <w:rsid w:val="00747E9E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Heading2Char">
    <w:name w:val="Heading 2 Char"/>
    <w:aliases w:val="H2 Char,LOA3 H2 Char,Chapter Title Char,L1 Heading 2 Char,h2 Char,2 Char,l2 Char,Header2 Char,ITT t2 Char"/>
    <w:basedOn w:val="DefaultParagraphFont"/>
    <w:link w:val="Heading2"/>
    <w:rsid w:val="00DA22D3"/>
    <w:rPr>
      <w:rFonts w:ascii="Arial" w:eastAsia="Times New Roman" w:hAnsi="Arial" w:cs="Arial"/>
      <w:sz w:val="16"/>
      <w:szCs w:val="16"/>
    </w:rPr>
  </w:style>
  <w:style w:type="paragraph" w:styleId="BodyText">
    <w:name w:val="Body Text"/>
    <w:basedOn w:val="Normal"/>
    <w:link w:val="BodyTextChar"/>
    <w:rsid w:val="00DA22D3"/>
    <w:pPr>
      <w:spacing w:after="0" w:line="240" w:lineRule="auto"/>
    </w:pPr>
    <w:rPr>
      <w:rFonts w:ascii="Arial" w:eastAsia="Times New Roman" w:hAnsi="Arial" w:cs="Arial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DA22D3"/>
    <w:rPr>
      <w:rFonts w:ascii="Arial" w:eastAsia="Times New Roman" w:hAnsi="Arial" w:cs="Arial"/>
      <w:b/>
      <w:bCs/>
    </w:rPr>
  </w:style>
  <w:style w:type="paragraph" w:styleId="ListBullet2">
    <w:name w:val="List Bullet 2"/>
    <w:basedOn w:val="Normal"/>
    <w:autoRedefine/>
    <w:rsid w:val="00DA22D3"/>
    <w:pPr>
      <w:numPr>
        <w:numId w:val="11"/>
      </w:numPr>
      <w:tabs>
        <w:tab w:val="clear" w:pos="720"/>
        <w:tab w:val="num" w:pos="1080"/>
      </w:tabs>
      <w:spacing w:after="0" w:line="240" w:lineRule="auto"/>
      <w:ind w:left="1080"/>
    </w:pPr>
    <w:rPr>
      <w:rFonts w:ascii="Arial" w:eastAsia="Times New Roman" w:hAnsi="Arial" w:cs="Arial"/>
      <w:sz w:val="20"/>
      <w:szCs w:val="20"/>
    </w:rPr>
  </w:style>
  <w:style w:type="paragraph" w:customStyle="1" w:styleId="TableHeading">
    <w:name w:val="TableHeading"/>
    <w:basedOn w:val="Normal"/>
    <w:rsid w:val="00DA22D3"/>
    <w:pPr>
      <w:spacing w:before="40" w:after="40" w:line="240" w:lineRule="auto"/>
    </w:pPr>
    <w:rPr>
      <w:rFonts w:ascii="Arial Narrow" w:eastAsia="Times New Roman" w:hAnsi="Arial Narrow" w:cs="Arial Narrow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rsid w:val="00DA22D3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DA22D3"/>
    <w:rPr>
      <w:rFonts w:ascii="Arial" w:eastAsia="Times New Roman" w:hAnsi="Arial" w:cs="Arial"/>
    </w:rPr>
  </w:style>
  <w:style w:type="character" w:styleId="FootnoteReference">
    <w:name w:val="footnote reference"/>
    <w:basedOn w:val="DefaultParagraphFont"/>
    <w:rsid w:val="00DA22D3"/>
    <w:rPr>
      <w:vertAlign w:val="superscript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D401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D4019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28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BodyText0">
    <w:name w:val="*Body Text"/>
    <w:basedOn w:val="Normal"/>
    <w:uiPriority w:val="99"/>
    <w:rsid w:val="008857ED"/>
    <w:pPr>
      <w:spacing w:before="120" w:after="120" w:line="240" w:lineRule="auto"/>
      <w:ind w:left="360"/>
      <w:jc w:val="both"/>
    </w:pPr>
    <w:rPr>
      <w:rFonts w:ascii="Arial" w:hAnsi="Arial" w:cs="Arial"/>
      <w:sz w:val="20"/>
      <w:szCs w:val="20"/>
    </w:rPr>
  </w:style>
  <w:style w:type="paragraph" w:customStyle="1" w:styleId="Default">
    <w:name w:val="Default"/>
    <w:rsid w:val="00BE6F55"/>
    <w:pPr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833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33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33A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33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33A9"/>
    <w:rPr>
      <w:b/>
      <w:bCs/>
    </w:rPr>
  </w:style>
  <w:style w:type="paragraph" w:styleId="Revision">
    <w:name w:val="Revision"/>
    <w:hidden/>
    <w:uiPriority w:val="99"/>
    <w:semiHidden/>
    <w:rsid w:val="003833A9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D15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047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5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theundercoverrecruiter.com/linkedin-invitations/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hyperlink" Target="https://www.linkedin.com/pub/trisha-fox/aa/92/1a1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A53F179BC5264FA9A30E58164E8928" ma:contentTypeVersion="0" ma:contentTypeDescription="Create a new document." ma:contentTypeScope="" ma:versionID="36e71933ae9f86917e77a14bb0f9f65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3E7A3-EB8E-405D-AF76-78CD2C2AC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61D82CF-5BBD-4AE9-BDA0-5F263C17CA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F7CEBF-65A4-4965-BECF-EE1C7CF59CF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484B27B-F3D6-4C4F-9A53-082E6DEC2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2703</TotalTime>
  <Pages>8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PS estimate document</vt:lpstr>
    </vt:vector>
  </TitlesOfParts>
  <Company>Yodlee, Inc.</Company>
  <LinksUpToDate>false</LinksUpToDate>
  <CharactersWithSpaces>5429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PS estimate document</dc:title>
  <dc:creator>Vivek Somani</dc:creator>
  <cp:keywords>Template, Estimate, RMS, PSEstimate</cp:keywords>
  <dc:description>Template to be used when sending estimates to sales team as a result of an RMS request</dc:description>
  <cp:lastModifiedBy>Muthukumaran M</cp:lastModifiedBy>
  <cp:revision>70</cp:revision>
  <dcterms:created xsi:type="dcterms:W3CDTF">2014-12-18T12:25:00Z</dcterms:created>
  <dcterms:modified xsi:type="dcterms:W3CDTF">2015-01-14T10:11:00Z</dcterms:modified>
  <cp:category>Templates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0x01010002A53F179BC5264FA9A30E58164E8928</vt:lpwstr>
  </property>
</Properties>
</file>